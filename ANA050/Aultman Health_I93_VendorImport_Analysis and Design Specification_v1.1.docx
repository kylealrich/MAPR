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4B699" w14:textId="77777777" w:rsidR="002769F7" w:rsidRDefault="002769F7" w:rsidP="002769F7">
      <w:pPr>
        <w:pStyle w:val="TitleBar"/>
      </w:pPr>
    </w:p>
    <w:sdt>
      <w:sdtPr>
        <w:alias w:val="Title"/>
        <w:tag w:val=""/>
        <w:id w:val="-1922327287"/>
        <w:placeholder>
          <w:docPart w:val="2F2F5AE293E844058FDE5A500D9AA5B3"/>
        </w:placeholder>
        <w:dataBinding w:prefixMappings="xmlns:ns0='http://purl.org/dc/elements/1.1/' xmlns:ns1='http://schemas.openxmlformats.org/package/2006/metadata/core-properties' " w:xpath="/ns1:coreProperties[1]/ns0:title[1]" w:storeItemID="{6C3C8BC8-F283-45AE-878A-BAB7291924A1}"/>
        <w:text/>
      </w:sdtPr>
      <w:sdtEndPr/>
      <w:sdtContent>
        <w:p w14:paraId="16EDFEAD" w14:textId="62D2DD54" w:rsidR="00941EF9" w:rsidRDefault="000A2149">
          <w:pPr>
            <w:pStyle w:val="Title-Major"/>
          </w:pPr>
          <w:r>
            <w:t>AULTMAN HEALTH</w:t>
          </w:r>
        </w:p>
      </w:sdtContent>
    </w:sdt>
    <w:p w14:paraId="485D5A92" w14:textId="7245900F" w:rsidR="005B796F" w:rsidRDefault="005B796F" w:rsidP="005B796F">
      <w:pPr>
        <w:pStyle w:val="BodyText"/>
        <w:rPr>
          <w:rStyle w:val="HighlightedVariable"/>
          <w:sz w:val="48"/>
        </w:rPr>
      </w:pPr>
      <w:r>
        <w:rPr>
          <w:rStyle w:val="HighlightedVariable"/>
          <w:sz w:val="48"/>
        </w:rPr>
        <w:t>I</w:t>
      </w:r>
      <w:r w:rsidR="00525659">
        <w:rPr>
          <w:rStyle w:val="HighlightedVariable"/>
          <w:sz w:val="48"/>
        </w:rPr>
        <w:t>93</w:t>
      </w:r>
      <w:r>
        <w:rPr>
          <w:rStyle w:val="HighlightedVariable"/>
          <w:sz w:val="48"/>
        </w:rPr>
        <w:t xml:space="preserve"> </w:t>
      </w:r>
      <w:r w:rsidR="00525659">
        <w:rPr>
          <w:rStyle w:val="HighlightedVariable"/>
          <w:sz w:val="48"/>
        </w:rPr>
        <w:t>Aultman Vendor Import</w:t>
      </w:r>
    </w:p>
    <w:p w14:paraId="40687619" w14:textId="065BD4F2" w:rsidR="005B796F" w:rsidRPr="00A545DB" w:rsidRDefault="005B796F" w:rsidP="005B796F">
      <w:pPr>
        <w:pStyle w:val="Subject"/>
        <w:rPr>
          <w:rStyle w:val="HighlightedVariable"/>
          <w:sz w:val="40"/>
          <w:szCs w:val="40"/>
        </w:rPr>
      </w:pPr>
      <w:r>
        <w:rPr>
          <w:rStyle w:val="HighlightedVariable"/>
          <w:sz w:val="40"/>
          <w:szCs w:val="40"/>
        </w:rPr>
        <w:t>Inbound Interface (</w:t>
      </w:r>
      <w:r w:rsidR="00D445C9">
        <w:rPr>
          <w:rStyle w:val="HighlightedVariable"/>
          <w:sz w:val="40"/>
          <w:szCs w:val="40"/>
        </w:rPr>
        <w:t xml:space="preserve">New </w:t>
      </w:r>
      <w:r w:rsidR="008465CE">
        <w:rPr>
          <w:rStyle w:val="HighlightedVariable"/>
          <w:sz w:val="40"/>
          <w:szCs w:val="40"/>
        </w:rPr>
        <w:t>Vendor</w:t>
      </w:r>
      <w:r w:rsidR="00D445C9">
        <w:rPr>
          <w:rStyle w:val="HighlightedVariable"/>
          <w:sz w:val="40"/>
          <w:szCs w:val="40"/>
        </w:rPr>
        <w:t xml:space="preserve"> Request</w:t>
      </w:r>
      <w:r>
        <w:rPr>
          <w:rStyle w:val="HighlightedVariable"/>
          <w:sz w:val="40"/>
          <w:szCs w:val="40"/>
        </w:rPr>
        <w:t xml:space="preserve"> -&gt; FSM)</w:t>
      </w:r>
    </w:p>
    <w:p w14:paraId="4D95FAEA" w14:textId="77777777" w:rsidR="009612D4" w:rsidRDefault="009612D4" w:rsidP="00D43BF7">
      <w:pPr>
        <w:pStyle w:val="BodyText"/>
        <w:rPr>
          <w:sz w:val="48"/>
        </w:rPr>
      </w:pPr>
    </w:p>
    <w:p w14:paraId="6B43CFD2" w14:textId="4D12E22D" w:rsidR="00941EF9" w:rsidRDefault="00941EF9" w:rsidP="00ED68D6">
      <w:pPr>
        <w:pStyle w:val="BodyText"/>
        <w:ind w:left="0"/>
      </w:pPr>
    </w:p>
    <w:p w14:paraId="2BB58371" w14:textId="77777777" w:rsidR="00976FDA" w:rsidRDefault="00976FDA">
      <w:pPr>
        <w:pStyle w:val="BodyText"/>
      </w:pPr>
    </w:p>
    <w:p w14:paraId="59948FFA" w14:textId="77777777" w:rsidR="00976FDA" w:rsidRDefault="00976FDA">
      <w:pPr>
        <w:pStyle w:val="BodyText"/>
      </w:pPr>
    </w:p>
    <w:p w14:paraId="2975F134" w14:textId="77777777" w:rsidR="00C201DB" w:rsidRDefault="00C201DB" w:rsidP="009612D4">
      <w:pPr>
        <w:pStyle w:val="BodyText"/>
        <w:ind w:left="0"/>
      </w:pPr>
    </w:p>
    <w:tbl>
      <w:tblPr>
        <w:tblStyle w:val="InforTable0"/>
        <w:tblpPr w:leftFromText="180" w:rightFromText="180" w:vertAnchor="text" w:horzAnchor="page" w:tblpX="2361" w:tblpY="882"/>
        <w:tblW w:w="0" w:type="auto"/>
        <w:tblLook w:val="04A0" w:firstRow="1" w:lastRow="0" w:firstColumn="1" w:lastColumn="0" w:noHBand="0" w:noVBand="1"/>
      </w:tblPr>
      <w:tblGrid>
        <w:gridCol w:w="4338"/>
        <w:gridCol w:w="4410"/>
      </w:tblGrid>
      <w:tr w:rsidR="006F5289" w14:paraId="43382825" w14:textId="77777777" w:rsidTr="006F5289">
        <w:trPr>
          <w:cnfStyle w:val="100000000000" w:firstRow="1" w:lastRow="0" w:firstColumn="0" w:lastColumn="0" w:oddVBand="0" w:evenVBand="0" w:oddHBand="0" w:evenHBand="0" w:firstRowFirstColumn="0" w:firstRowLastColumn="0" w:lastRowFirstColumn="0" w:lastRowLastColumn="0"/>
        </w:trPr>
        <w:tc>
          <w:tcPr>
            <w:tcW w:w="4338" w:type="dxa"/>
          </w:tcPr>
          <w:p w14:paraId="58807D24" w14:textId="77777777" w:rsidR="006F5289" w:rsidRDefault="006F5289" w:rsidP="006F5289">
            <w:pPr>
              <w:pStyle w:val="BodyText"/>
              <w:spacing w:before="60" w:after="60"/>
              <w:ind w:left="0"/>
            </w:pPr>
            <w:r>
              <w:t>Document Properties</w:t>
            </w:r>
          </w:p>
        </w:tc>
        <w:tc>
          <w:tcPr>
            <w:tcW w:w="4410" w:type="dxa"/>
          </w:tcPr>
          <w:p w14:paraId="544DAECF" w14:textId="77777777" w:rsidR="006F5289" w:rsidRDefault="006F5289" w:rsidP="006F5289">
            <w:pPr>
              <w:pStyle w:val="BodyText"/>
              <w:spacing w:before="60" w:after="60"/>
              <w:ind w:left="0"/>
            </w:pPr>
          </w:p>
        </w:tc>
      </w:tr>
      <w:tr w:rsidR="006F5289" w14:paraId="0EF75881" w14:textId="77777777" w:rsidTr="006F5289">
        <w:trPr>
          <w:cnfStyle w:val="000000100000" w:firstRow="0" w:lastRow="0" w:firstColumn="0" w:lastColumn="0" w:oddVBand="0" w:evenVBand="0" w:oddHBand="1" w:evenHBand="0" w:firstRowFirstColumn="0" w:firstRowLastColumn="0" w:lastRowFirstColumn="0" w:lastRowLastColumn="0"/>
        </w:trPr>
        <w:tc>
          <w:tcPr>
            <w:tcW w:w="4338" w:type="dxa"/>
          </w:tcPr>
          <w:p w14:paraId="5C68F153" w14:textId="77777777" w:rsidR="006F5289" w:rsidRPr="00FA128A" w:rsidRDefault="006F5289" w:rsidP="006F5289">
            <w:pPr>
              <w:pStyle w:val="BodyText"/>
              <w:spacing w:beforeLines="20" w:before="48" w:afterLines="20" w:after="48"/>
              <w:ind w:left="0" w:right="567"/>
            </w:pPr>
            <w:r w:rsidRPr="00FA128A">
              <w:t>Author</w:t>
            </w:r>
          </w:p>
        </w:tc>
        <w:tc>
          <w:tcPr>
            <w:tcW w:w="4410" w:type="dxa"/>
          </w:tcPr>
          <w:p w14:paraId="40FEEDD8" w14:textId="0D8C7AA8" w:rsidR="006F5289" w:rsidRPr="00FA128A" w:rsidRDefault="0040076C" w:rsidP="006F5289">
            <w:pPr>
              <w:pStyle w:val="BodyText"/>
              <w:tabs>
                <w:tab w:val="left" w:pos="4320"/>
              </w:tabs>
              <w:spacing w:beforeLines="20" w:before="48" w:afterLines="20" w:after="48"/>
              <w:ind w:left="0" w:right="567"/>
            </w:pPr>
            <w:r>
              <w:rPr>
                <w:rStyle w:val="HighlightedVariable"/>
              </w:rPr>
              <w:t>Paolo Enrico Vicente, Daryll Blu Papellero</w:t>
            </w:r>
          </w:p>
        </w:tc>
      </w:tr>
      <w:tr w:rsidR="006F5289" w14:paraId="4D429D9C" w14:textId="77777777" w:rsidTr="006F5289">
        <w:trPr>
          <w:cnfStyle w:val="000000010000" w:firstRow="0" w:lastRow="0" w:firstColumn="0" w:lastColumn="0" w:oddVBand="0" w:evenVBand="0" w:oddHBand="0" w:evenHBand="1" w:firstRowFirstColumn="0" w:firstRowLastColumn="0" w:lastRowFirstColumn="0" w:lastRowLastColumn="0"/>
        </w:trPr>
        <w:tc>
          <w:tcPr>
            <w:tcW w:w="4338" w:type="dxa"/>
          </w:tcPr>
          <w:p w14:paraId="420B08F5" w14:textId="77777777" w:rsidR="006F5289" w:rsidRPr="00FA128A" w:rsidRDefault="006F5289" w:rsidP="006F5289">
            <w:pPr>
              <w:pStyle w:val="BodyText"/>
              <w:spacing w:beforeLines="20" w:before="48" w:afterLines="20" w:after="48"/>
              <w:ind w:left="0" w:right="567"/>
            </w:pPr>
            <w:r w:rsidRPr="00FA128A">
              <w:t>Creation Date</w:t>
            </w:r>
          </w:p>
        </w:tc>
        <w:tc>
          <w:tcPr>
            <w:tcW w:w="4410" w:type="dxa"/>
          </w:tcPr>
          <w:p w14:paraId="3C636C68" w14:textId="214BD70B" w:rsidR="006F5289" w:rsidRPr="00FA128A" w:rsidRDefault="008465CE" w:rsidP="006F5289">
            <w:pPr>
              <w:pStyle w:val="BodyText"/>
              <w:spacing w:beforeLines="20" w:before="48" w:afterLines="20" w:after="48"/>
              <w:ind w:left="0" w:right="567"/>
            </w:pPr>
            <w:r>
              <w:t>10/11/2023</w:t>
            </w:r>
          </w:p>
        </w:tc>
      </w:tr>
      <w:tr w:rsidR="006F5289" w14:paraId="6DDD37C9" w14:textId="77777777" w:rsidTr="006F5289">
        <w:trPr>
          <w:cnfStyle w:val="000000100000" w:firstRow="0" w:lastRow="0" w:firstColumn="0" w:lastColumn="0" w:oddVBand="0" w:evenVBand="0" w:oddHBand="1" w:evenHBand="0" w:firstRowFirstColumn="0" w:firstRowLastColumn="0" w:lastRowFirstColumn="0" w:lastRowLastColumn="0"/>
        </w:trPr>
        <w:tc>
          <w:tcPr>
            <w:tcW w:w="4338" w:type="dxa"/>
          </w:tcPr>
          <w:p w14:paraId="0FA53C9F" w14:textId="77777777" w:rsidR="006F5289" w:rsidRPr="00FA128A" w:rsidRDefault="006F5289" w:rsidP="006F5289">
            <w:pPr>
              <w:pStyle w:val="BodyText"/>
              <w:spacing w:beforeLines="20" w:before="48" w:afterLines="20" w:after="48"/>
              <w:ind w:left="0" w:right="567"/>
            </w:pPr>
            <w:r w:rsidRPr="00FA128A">
              <w:t>Last Updated</w:t>
            </w:r>
          </w:p>
        </w:tc>
        <w:tc>
          <w:tcPr>
            <w:tcW w:w="4410" w:type="dxa"/>
          </w:tcPr>
          <w:p w14:paraId="51135629" w14:textId="25E803F2" w:rsidR="006F5289" w:rsidRPr="00FA128A" w:rsidRDefault="003041F7" w:rsidP="006F5289">
            <w:pPr>
              <w:pStyle w:val="BodyText"/>
              <w:spacing w:beforeLines="20" w:before="48" w:afterLines="20" w:after="48"/>
              <w:ind w:left="0" w:right="567"/>
            </w:pPr>
            <w:r>
              <w:t>12/01/2023</w:t>
            </w:r>
          </w:p>
        </w:tc>
      </w:tr>
      <w:tr w:rsidR="006F5289" w14:paraId="58399DE3" w14:textId="77777777" w:rsidTr="006F5289">
        <w:trPr>
          <w:cnfStyle w:val="000000010000" w:firstRow="0" w:lastRow="0" w:firstColumn="0" w:lastColumn="0" w:oddVBand="0" w:evenVBand="0" w:oddHBand="0" w:evenHBand="1" w:firstRowFirstColumn="0" w:firstRowLastColumn="0" w:lastRowFirstColumn="0" w:lastRowLastColumn="0"/>
        </w:trPr>
        <w:tc>
          <w:tcPr>
            <w:tcW w:w="4338" w:type="dxa"/>
          </w:tcPr>
          <w:p w14:paraId="5AB21281" w14:textId="77777777" w:rsidR="006F5289" w:rsidRPr="00FA128A" w:rsidRDefault="006F5289" w:rsidP="006F5289">
            <w:pPr>
              <w:pStyle w:val="BodyText"/>
              <w:spacing w:beforeLines="20" w:before="48" w:afterLines="20" w:after="48"/>
              <w:ind w:left="0" w:right="567"/>
            </w:pPr>
            <w:r w:rsidRPr="00FA128A">
              <w:t>Document Reference</w:t>
            </w:r>
          </w:p>
        </w:tc>
        <w:tc>
          <w:tcPr>
            <w:tcW w:w="4410" w:type="dxa"/>
          </w:tcPr>
          <w:p w14:paraId="7C7CBBB2" w14:textId="50AB868E" w:rsidR="006F5289" w:rsidRPr="00FA128A" w:rsidRDefault="00730D0C" w:rsidP="006F5289">
            <w:pPr>
              <w:pStyle w:val="BodyText"/>
              <w:spacing w:beforeLines="20" w:before="48" w:afterLines="20" w:after="48"/>
              <w:ind w:left="0" w:right="567"/>
            </w:pPr>
            <w:r>
              <w:t>ANA-050 + DES-020</w:t>
            </w:r>
          </w:p>
        </w:tc>
      </w:tr>
      <w:tr w:rsidR="006F5289" w14:paraId="26A60032" w14:textId="77777777" w:rsidTr="006F5289">
        <w:trPr>
          <w:cnfStyle w:val="000000100000" w:firstRow="0" w:lastRow="0" w:firstColumn="0" w:lastColumn="0" w:oddVBand="0" w:evenVBand="0" w:oddHBand="1" w:evenHBand="0" w:firstRowFirstColumn="0" w:firstRowLastColumn="0" w:lastRowFirstColumn="0" w:lastRowLastColumn="0"/>
        </w:trPr>
        <w:tc>
          <w:tcPr>
            <w:tcW w:w="4338" w:type="dxa"/>
          </w:tcPr>
          <w:p w14:paraId="356B01FB" w14:textId="77777777" w:rsidR="006F5289" w:rsidRPr="00FA128A" w:rsidRDefault="006F5289" w:rsidP="006F5289">
            <w:pPr>
              <w:pStyle w:val="BodyText"/>
              <w:spacing w:beforeLines="20" w:before="48" w:afterLines="20" w:after="48"/>
              <w:ind w:left="0" w:right="567"/>
            </w:pPr>
            <w:r w:rsidRPr="00FA128A">
              <w:t>Version</w:t>
            </w:r>
          </w:p>
        </w:tc>
        <w:tc>
          <w:tcPr>
            <w:tcW w:w="4410" w:type="dxa"/>
          </w:tcPr>
          <w:p w14:paraId="6537BEF7" w14:textId="5236FBC5" w:rsidR="006F5289" w:rsidRPr="00E3412E" w:rsidRDefault="006F5289" w:rsidP="006F5289">
            <w:pPr>
              <w:pStyle w:val="BodyText"/>
              <w:spacing w:beforeLines="20" w:before="48" w:afterLines="20" w:after="48"/>
              <w:ind w:left="0" w:right="567"/>
              <w:rPr>
                <w:rStyle w:val="HighlightedVariable"/>
              </w:rPr>
            </w:pPr>
            <w:r>
              <w:rPr>
                <w:rStyle w:val="HighlightedVariable"/>
                <w:lang w:val="fr-FR"/>
              </w:rPr>
              <w:t>1.</w:t>
            </w:r>
            <w:r w:rsidR="00BC491F">
              <w:rPr>
                <w:rStyle w:val="HighlightedVariable"/>
                <w:lang w:val="fr-FR"/>
              </w:rPr>
              <w:t>1</w:t>
            </w:r>
          </w:p>
        </w:tc>
      </w:tr>
    </w:tbl>
    <w:p w14:paraId="2CB33062" w14:textId="77777777" w:rsidR="00C201DB" w:rsidRDefault="00C201DB">
      <w:pPr>
        <w:pStyle w:val="BodyText"/>
      </w:pPr>
    </w:p>
    <w:p w14:paraId="7153E6EE" w14:textId="05958F93" w:rsidR="00941EF9" w:rsidRDefault="00941EF9" w:rsidP="00D25469">
      <w:pPr>
        <w:pStyle w:val="Heading1"/>
      </w:pPr>
      <w:bookmarkStart w:id="0" w:name="_Toc105005157"/>
      <w:bookmarkStart w:id="1" w:name="_Toc105578802"/>
      <w:r w:rsidRPr="00D25469">
        <w:t>Document Control</w:t>
      </w:r>
      <w:bookmarkEnd w:id="0"/>
      <w:bookmarkEnd w:id="1"/>
    </w:p>
    <w:p w14:paraId="55B19C6B" w14:textId="77777777" w:rsidR="00636F11" w:rsidRPr="00636F11" w:rsidRDefault="00636F11" w:rsidP="00636F11">
      <w:pPr>
        <w:pStyle w:val="BodyText"/>
      </w:pPr>
    </w:p>
    <w:p w14:paraId="3ACF35AB" w14:textId="77777777" w:rsidR="00941EF9" w:rsidRPr="00033A89" w:rsidRDefault="00941EF9" w:rsidP="00033A89">
      <w:pPr>
        <w:pStyle w:val="Heading2"/>
      </w:pPr>
      <w:bookmarkStart w:id="2" w:name="_Toc105005158"/>
      <w:bookmarkStart w:id="3" w:name="_Toc105578803"/>
      <w:r w:rsidRPr="00033A89">
        <w:t>Change Record</w:t>
      </w:r>
      <w:bookmarkEnd w:id="2"/>
      <w:bookmarkEnd w:id="3"/>
    </w:p>
    <w:p w14:paraId="3A4AA8AE" w14:textId="77777777" w:rsidR="00941EF9" w:rsidRDefault="00941EF9">
      <w:pPr>
        <w:pStyle w:val="BodyText"/>
        <w:ind w:left="8640" w:firstLine="720"/>
      </w:pPr>
      <w:r>
        <w:rPr>
          <w:color w:val="FFFFFF"/>
          <w:sz w:val="10"/>
        </w:rPr>
        <w:fldChar w:fldCharType="begin"/>
      </w:r>
      <w:r>
        <w:rPr>
          <w:color w:val="FFFFFF"/>
          <w:sz w:val="10"/>
        </w:rPr>
        <w:instrText xml:space="preserve"> SECTIONPAGES  \* MERGEFORMAT </w:instrText>
      </w:r>
      <w:r>
        <w:rPr>
          <w:color w:val="FFFFFF"/>
          <w:sz w:val="10"/>
        </w:rPr>
        <w:fldChar w:fldCharType="separate"/>
      </w:r>
      <w:r w:rsidR="00DF0966">
        <w:rPr>
          <w:noProof/>
          <w:color w:val="FFFFFF"/>
          <w:sz w:val="10"/>
        </w:rPr>
        <w:t>1</w:t>
      </w:r>
      <w:r>
        <w:rPr>
          <w:color w:val="FFFFFF"/>
          <w:sz w:val="10"/>
        </w:rPr>
        <w:fldChar w:fldCharType="end"/>
      </w:r>
    </w:p>
    <w:tbl>
      <w:tblPr>
        <w:tblStyle w:val="InforTable0"/>
        <w:tblW w:w="9833" w:type="dxa"/>
        <w:tblInd w:w="602" w:type="dxa"/>
        <w:tblLook w:val="04A0" w:firstRow="1" w:lastRow="0" w:firstColumn="1" w:lastColumn="0" w:noHBand="0" w:noVBand="1"/>
      </w:tblPr>
      <w:tblGrid>
        <w:gridCol w:w="1637"/>
        <w:gridCol w:w="1883"/>
        <w:gridCol w:w="1365"/>
        <w:gridCol w:w="4948"/>
      </w:tblGrid>
      <w:tr w:rsidR="001732A8" w14:paraId="6F0E0494" w14:textId="77777777" w:rsidTr="321B35A2">
        <w:trPr>
          <w:cnfStyle w:val="100000000000" w:firstRow="1" w:lastRow="0" w:firstColumn="0" w:lastColumn="0" w:oddVBand="0" w:evenVBand="0" w:oddHBand="0" w:evenHBand="0" w:firstRowFirstColumn="0" w:firstRowLastColumn="0" w:lastRowFirstColumn="0" w:lastRowLastColumn="0"/>
        </w:trPr>
        <w:tc>
          <w:tcPr>
            <w:tcW w:w="1637" w:type="dxa"/>
          </w:tcPr>
          <w:p w14:paraId="5D35E098" w14:textId="77777777" w:rsidR="001732A8" w:rsidRPr="00FA128A" w:rsidRDefault="001732A8" w:rsidP="00EE31B9">
            <w:pPr>
              <w:pStyle w:val="BodyText"/>
              <w:spacing w:before="60" w:after="60"/>
              <w:ind w:left="0" w:right="562"/>
              <w:rPr>
                <w:b w:val="0"/>
                <w:bCs/>
                <w:color w:val="FFFFFF"/>
              </w:rPr>
            </w:pPr>
            <w:r w:rsidRPr="00FA128A">
              <w:rPr>
                <w:bCs/>
                <w:color w:val="FFFFFF"/>
              </w:rPr>
              <w:t>Date</w:t>
            </w:r>
          </w:p>
        </w:tc>
        <w:tc>
          <w:tcPr>
            <w:tcW w:w="1883" w:type="dxa"/>
          </w:tcPr>
          <w:p w14:paraId="76F608B3" w14:textId="77777777" w:rsidR="001732A8" w:rsidRPr="00FA128A" w:rsidRDefault="001732A8" w:rsidP="00EE31B9">
            <w:pPr>
              <w:pStyle w:val="BodyText"/>
              <w:spacing w:before="60" w:after="60"/>
              <w:ind w:left="0" w:right="562"/>
              <w:rPr>
                <w:b w:val="0"/>
                <w:bCs/>
                <w:color w:val="FFFFFF"/>
              </w:rPr>
            </w:pPr>
            <w:r w:rsidRPr="00FA128A">
              <w:rPr>
                <w:bCs/>
                <w:color w:val="FFFFFF"/>
              </w:rPr>
              <w:t>Author</w:t>
            </w:r>
          </w:p>
        </w:tc>
        <w:tc>
          <w:tcPr>
            <w:tcW w:w="1365" w:type="dxa"/>
          </w:tcPr>
          <w:p w14:paraId="6102A57F" w14:textId="77777777" w:rsidR="001732A8" w:rsidRPr="00FE0A85" w:rsidRDefault="001732A8" w:rsidP="00EE31B9">
            <w:pPr>
              <w:pStyle w:val="BodyText"/>
              <w:spacing w:before="60" w:after="60"/>
              <w:ind w:left="0" w:right="562"/>
              <w:rPr>
                <w:bCs/>
                <w:color w:val="FFFFFF"/>
              </w:rPr>
            </w:pPr>
            <w:r>
              <w:rPr>
                <w:bCs/>
                <w:color w:val="FFFFFF"/>
              </w:rPr>
              <w:t>Version</w:t>
            </w:r>
          </w:p>
        </w:tc>
        <w:tc>
          <w:tcPr>
            <w:tcW w:w="4948" w:type="dxa"/>
          </w:tcPr>
          <w:p w14:paraId="3D93ED93" w14:textId="77777777" w:rsidR="001732A8" w:rsidRPr="00FE0A85" w:rsidRDefault="001732A8" w:rsidP="00EE31B9">
            <w:pPr>
              <w:pStyle w:val="BodyText"/>
              <w:spacing w:before="60" w:after="60"/>
              <w:ind w:left="0" w:right="562"/>
              <w:rPr>
                <w:bCs/>
                <w:color w:val="FFFFFF"/>
              </w:rPr>
            </w:pPr>
            <w:r w:rsidRPr="00FE0A85">
              <w:rPr>
                <w:bCs/>
                <w:color w:val="FFFFFF"/>
              </w:rPr>
              <w:t>Change Reference</w:t>
            </w:r>
          </w:p>
        </w:tc>
      </w:tr>
      <w:tr w:rsidR="001732A8" w14:paraId="22E86D9E" w14:textId="77777777" w:rsidTr="321B35A2">
        <w:trPr>
          <w:cnfStyle w:val="000000100000" w:firstRow="0" w:lastRow="0" w:firstColumn="0" w:lastColumn="0" w:oddVBand="0" w:evenVBand="0" w:oddHBand="1" w:evenHBand="0" w:firstRowFirstColumn="0" w:firstRowLastColumn="0" w:lastRowFirstColumn="0" w:lastRowLastColumn="0"/>
        </w:trPr>
        <w:tc>
          <w:tcPr>
            <w:tcW w:w="1637" w:type="dxa"/>
          </w:tcPr>
          <w:p w14:paraId="07D29C5A" w14:textId="72BB9616" w:rsidR="001732A8" w:rsidRPr="00FA128A" w:rsidRDefault="008465CE" w:rsidP="00DB288B">
            <w:pPr>
              <w:pStyle w:val="BodyText"/>
              <w:spacing w:before="60" w:after="60"/>
              <w:ind w:left="0" w:right="567"/>
            </w:pPr>
            <w:r>
              <w:t>10/11/2023</w:t>
            </w:r>
          </w:p>
        </w:tc>
        <w:tc>
          <w:tcPr>
            <w:tcW w:w="1883" w:type="dxa"/>
          </w:tcPr>
          <w:p w14:paraId="35C4E277" w14:textId="4271C297" w:rsidR="001732A8" w:rsidRPr="00FA128A" w:rsidRDefault="00EF71AE" w:rsidP="00EE31B9">
            <w:pPr>
              <w:pStyle w:val="BodyText"/>
              <w:spacing w:before="60" w:after="60"/>
              <w:ind w:left="0" w:right="567"/>
            </w:pPr>
            <w:r>
              <w:t>Paolo Enrico Vicente</w:t>
            </w:r>
          </w:p>
        </w:tc>
        <w:tc>
          <w:tcPr>
            <w:tcW w:w="1365" w:type="dxa"/>
          </w:tcPr>
          <w:p w14:paraId="33E0A63D" w14:textId="50F149FF" w:rsidR="001732A8" w:rsidRDefault="001732A8" w:rsidP="00084EA3">
            <w:pPr>
              <w:pStyle w:val="BodyText"/>
              <w:spacing w:before="60" w:after="60"/>
              <w:ind w:left="0"/>
            </w:pPr>
            <w:r>
              <w:t>1.0</w:t>
            </w:r>
          </w:p>
        </w:tc>
        <w:tc>
          <w:tcPr>
            <w:tcW w:w="4948" w:type="dxa"/>
          </w:tcPr>
          <w:p w14:paraId="4C56397E" w14:textId="68861579" w:rsidR="001732A8" w:rsidRDefault="007A16B5" w:rsidP="00084EA3">
            <w:pPr>
              <w:pStyle w:val="BodyText"/>
              <w:spacing w:before="60" w:after="60"/>
              <w:ind w:left="0"/>
            </w:pPr>
            <w:r>
              <w:t>Initial draft: Executive Summary</w:t>
            </w:r>
            <w:r w:rsidR="00113904">
              <w:t>, Functional Specification</w:t>
            </w:r>
            <w:r w:rsidR="00E943FA">
              <w:t>, Testing Process</w:t>
            </w:r>
          </w:p>
        </w:tc>
      </w:tr>
      <w:tr w:rsidR="001732A8" w14:paraId="52589166" w14:textId="77777777" w:rsidTr="321B35A2">
        <w:trPr>
          <w:cnfStyle w:val="000000010000" w:firstRow="0" w:lastRow="0" w:firstColumn="0" w:lastColumn="0" w:oddVBand="0" w:evenVBand="0" w:oddHBand="0" w:evenHBand="1" w:firstRowFirstColumn="0" w:firstRowLastColumn="0" w:lastRowFirstColumn="0" w:lastRowLastColumn="0"/>
        </w:trPr>
        <w:tc>
          <w:tcPr>
            <w:tcW w:w="1637" w:type="dxa"/>
          </w:tcPr>
          <w:p w14:paraId="49C20DE1" w14:textId="3B7D2161" w:rsidR="001732A8" w:rsidRDefault="00BC491F" w:rsidP="006C21C0">
            <w:pPr>
              <w:pStyle w:val="BodyText"/>
              <w:spacing w:before="60" w:after="60"/>
              <w:ind w:left="0" w:right="567"/>
            </w:pPr>
            <w:r>
              <w:t>12./01/2023</w:t>
            </w:r>
          </w:p>
        </w:tc>
        <w:tc>
          <w:tcPr>
            <w:tcW w:w="1883" w:type="dxa"/>
          </w:tcPr>
          <w:p w14:paraId="349B5585" w14:textId="2278BDD9" w:rsidR="001732A8" w:rsidRDefault="00BC491F" w:rsidP="006C21C0">
            <w:pPr>
              <w:pStyle w:val="BodyText"/>
              <w:spacing w:before="60" w:after="60"/>
              <w:ind w:left="0" w:right="567"/>
            </w:pPr>
            <w:r>
              <w:t>April Hope Remandaban</w:t>
            </w:r>
          </w:p>
        </w:tc>
        <w:tc>
          <w:tcPr>
            <w:tcW w:w="1365" w:type="dxa"/>
          </w:tcPr>
          <w:p w14:paraId="3665C31D" w14:textId="1B30742A" w:rsidR="001732A8" w:rsidRDefault="00113904" w:rsidP="006C21C0">
            <w:pPr>
              <w:pStyle w:val="BodyText"/>
              <w:spacing w:before="60" w:after="60"/>
              <w:ind w:left="0"/>
            </w:pPr>
            <w:r>
              <w:t>1.1</w:t>
            </w:r>
          </w:p>
        </w:tc>
        <w:tc>
          <w:tcPr>
            <w:tcW w:w="4948" w:type="dxa"/>
          </w:tcPr>
          <w:p w14:paraId="78FB0E17" w14:textId="1DBA9AAD" w:rsidR="001732A8" w:rsidRDefault="4A0BC64A" w:rsidP="006C21C0">
            <w:pPr>
              <w:pStyle w:val="BodyText"/>
              <w:spacing w:before="60" w:after="60"/>
              <w:ind w:left="0"/>
            </w:pPr>
            <w:r>
              <w:t xml:space="preserve">Additions </w:t>
            </w:r>
            <w:r w:rsidR="09692DCD">
              <w:t>(Inclusion of Vendor Location)</w:t>
            </w:r>
            <w:r w:rsidR="53874716">
              <w:t xml:space="preserve">: </w:t>
            </w:r>
            <w:r w:rsidR="09692DCD">
              <w:t>Executive Summary, Business Objectives, Assumptions, Functional Specification</w:t>
            </w:r>
            <w:r w:rsidR="00705DA9">
              <w:t>, Business Process Flow, Field Mapping</w:t>
            </w:r>
          </w:p>
        </w:tc>
      </w:tr>
      <w:tr w:rsidR="001732A8" w14:paraId="0FAE6359" w14:textId="77777777" w:rsidTr="321B35A2">
        <w:trPr>
          <w:cnfStyle w:val="000000100000" w:firstRow="0" w:lastRow="0" w:firstColumn="0" w:lastColumn="0" w:oddVBand="0" w:evenVBand="0" w:oddHBand="1" w:evenHBand="0" w:firstRowFirstColumn="0" w:firstRowLastColumn="0" w:lastRowFirstColumn="0" w:lastRowLastColumn="0"/>
        </w:trPr>
        <w:tc>
          <w:tcPr>
            <w:tcW w:w="1637" w:type="dxa"/>
          </w:tcPr>
          <w:p w14:paraId="2ACED870" w14:textId="015935C0" w:rsidR="001732A8" w:rsidRDefault="00E943FA" w:rsidP="006C21C0">
            <w:pPr>
              <w:pStyle w:val="BodyText"/>
              <w:spacing w:before="60" w:after="60"/>
              <w:ind w:left="0" w:right="567"/>
            </w:pPr>
            <w:r>
              <w:t>MM/dd/</w:t>
            </w:r>
            <w:proofErr w:type="spellStart"/>
            <w:r>
              <w:t>yyyy</w:t>
            </w:r>
            <w:proofErr w:type="spellEnd"/>
          </w:p>
        </w:tc>
        <w:tc>
          <w:tcPr>
            <w:tcW w:w="1883" w:type="dxa"/>
          </w:tcPr>
          <w:p w14:paraId="5C52071E" w14:textId="136D976C" w:rsidR="001732A8" w:rsidRDefault="00E943FA" w:rsidP="006C21C0">
            <w:pPr>
              <w:pStyle w:val="BodyText"/>
              <w:spacing w:before="60" w:after="60"/>
              <w:ind w:left="0" w:right="567"/>
            </w:pPr>
            <w:r>
              <w:t>&lt;Functional Resource&gt;</w:t>
            </w:r>
          </w:p>
        </w:tc>
        <w:tc>
          <w:tcPr>
            <w:tcW w:w="1365" w:type="dxa"/>
          </w:tcPr>
          <w:p w14:paraId="4C5CEA30" w14:textId="20B1700C" w:rsidR="001732A8" w:rsidRDefault="00BD36CB" w:rsidP="006C21C0">
            <w:pPr>
              <w:pStyle w:val="BodyText"/>
              <w:spacing w:before="60" w:after="60"/>
              <w:ind w:left="0"/>
            </w:pPr>
            <w:r>
              <w:t>1.1</w:t>
            </w:r>
          </w:p>
        </w:tc>
        <w:tc>
          <w:tcPr>
            <w:tcW w:w="4948" w:type="dxa"/>
          </w:tcPr>
          <w:p w14:paraId="239113B9" w14:textId="465DC77A" w:rsidR="001732A8" w:rsidRDefault="001732A8" w:rsidP="006C21C0">
            <w:pPr>
              <w:pStyle w:val="BodyText"/>
              <w:spacing w:before="60" w:after="60"/>
              <w:ind w:left="0"/>
            </w:pPr>
          </w:p>
        </w:tc>
      </w:tr>
      <w:tr w:rsidR="001732A8" w14:paraId="41B3449E" w14:textId="77777777" w:rsidTr="321B35A2">
        <w:trPr>
          <w:cnfStyle w:val="000000010000" w:firstRow="0" w:lastRow="0" w:firstColumn="0" w:lastColumn="0" w:oddVBand="0" w:evenVBand="0" w:oddHBand="0" w:evenHBand="1" w:firstRowFirstColumn="0" w:firstRowLastColumn="0" w:lastRowFirstColumn="0" w:lastRowLastColumn="0"/>
        </w:trPr>
        <w:tc>
          <w:tcPr>
            <w:tcW w:w="1637" w:type="dxa"/>
          </w:tcPr>
          <w:p w14:paraId="3025F738" w14:textId="5F460A00" w:rsidR="001732A8" w:rsidRDefault="000A7008" w:rsidP="006C21C0">
            <w:pPr>
              <w:pStyle w:val="BodyText"/>
              <w:spacing w:before="60" w:after="60"/>
              <w:ind w:left="0" w:right="567"/>
            </w:pPr>
            <w:r>
              <w:t>MM/dd/</w:t>
            </w:r>
            <w:proofErr w:type="spellStart"/>
            <w:r>
              <w:t>yyyy</w:t>
            </w:r>
            <w:proofErr w:type="spellEnd"/>
          </w:p>
        </w:tc>
        <w:tc>
          <w:tcPr>
            <w:tcW w:w="1883" w:type="dxa"/>
          </w:tcPr>
          <w:p w14:paraId="3B89E76D" w14:textId="77777777" w:rsidR="001732A8" w:rsidRDefault="001732A8" w:rsidP="006C21C0">
            <w:pPr>
              <w:pStyle w:val="BodyText"/>
              <w:spacing w:before="60" w:after="60"/>
              <w:ind w:left="0" w:right="567"/>
            </w:pPr>
          </w:p>
        </w:tc>
        <w:tc>
          <w:tcPr>
            <w:tcW w:w="1365" w:type="dxa"/>
          </w:tcPr>
          <w:p w14:paraId="3001DDB1" w14:textId="57468C59" w:rsidR="001732A8" w:rsidRPr="003D0081" w:rsidRDefault="001732A8" w:rsidP="006C21C0">
            <w:pPr>
              <w:pStyle w:val="BodyText"/>
              <w:spacing w:before="60" w:after="60"/>
              <w:ind w:left="0"/>
            </w:pPr>
          </w:p>
        </w:tc>
        <w:tc>
          <w:tcPr>
            <w:tcW w:w="4948" w:type="dxa"/>
          </w:tcPr>
          <w:p w14:paraId="52A29176" w14:textId="3FB68E1F" w:rsidR="001732A8" w:rsidRPr="003D0081" w:rsidRDefault="001732A8" w:rsidP="006C21C0">
            <w:pPr>
              <w:pStyle w:val="BodyText"/>
              <w:spacing w:before="60" w:after="60"/>
              <w:ind w:left="0"/>
            </w:pPr>
          </w:p>
        </w:tc>
      </w:tr>
      <w:tr w:rsidR="00F10077" w14:paraId="7F3E1522" w14:textId="77777777" w:rsidTr="321B35A2">
        <w:trPr>
          <w:cnfStyle w:val="000000100000" w:firstRow="0" w:lastRow="0" w:firstColumn="0" w:lastColumn="0" w:oddVBand="0" w:evenVBand="0" w:oddHBand="1" w:evenHBand="0" w:firstRowFirstColumn="0" w:firstRowLastColumn="0" w:lastRowFirstColumn="0" w:lastRowLastColumn="0"/>
        </w:trPr>
        <w:tc>
          <w:tcPr>
            <w:tcW w:w="1637" w:type="dxa"/>
          </w:tcPr>
          <w:p w14:paraId="1C326F0C" w14:textId="695C9AA8" w:rsidR="00F10077" w:rsidRDefault="00F10077" w:rsidP="006C21C0">
            <w:pPr>
              <w:pStyle w:val="BodyText"/>
              <w:spacing w:before="60" w:after="60"/>
              <w:ind w:left="0" w:right="567"/>
            </w:pPr>
            <w:r>
              <w:t>MM/dd/</w:t>
            </w:r>
            <w:proofErr w:type="spellStart"/>
            <w:r>
              <w:t>yyyy</w:t>
            </w:r>
            <w:proofErr w:type="spellEnd"/>
          </w:p>
        </w:tc>
        <w:tc>
          <w:tcPr>
            <w:tcW w:w="1883" w:type="dxa"/>
          </w:tcPr>
          <w:p w14:paraId="55DAD708" w14:textId="6D46DD0A" w:rsidR="00F10077" w:rsidRDefault="00F10077" w:rsidP="006C21C0">
            <w:pPr>
              <w:pStyle w:val="BodyText"/>
              <w:spacing w:before="60" w:after="60"/>
              <w:ind w:left="0" w:right="567"/>
            </w:pPr>
          </w:p>
        </w:tc>
        <w:tc>
          <w:tcPr>
            <w:tcW w:w="1365" w:type="dxa"/>
          </w:tcPr>
          <w:p w14:paraId="4778262C" w14:textId="463CAA42" w:rsidR="00F10077" w:rsidRDefault="00F10077" w:rsidP="006C21C0">
            <w:pPr>
              <w:pStyle w:val="BodyText"/>
              <w:spacing w:before="60" w:after="60"/>
              <w:ind w:left="0"/>
            </w:pPr>
          </w:p>
        </w:tc>
        <w:tc>
          <w:tcPr>
            <w:tcW w:w="4948" w:type="dxa"/>
          </w:tcPr>
          <w:p w14:paraId="675D3EC6" w14:textId="6B3DD66D" w:rsidR="00F10077" w:rsidRDefault="00F10077" w:rsidP="006C21C0">
            <w:pPr>
              <w:pStyle w:val="BodyText"/>
              <w:spacing w:before="60" w:after="60"/>
              <w:ind w:left="0"/>
            </w:pPr>
          </w:p>
        </w:tc>
      </w:tr>
    </w:tbl>
    <w:p w14:paraId="155C38B1" w14:textId="4CCB318D" w:rsidR="001F61FA" w:rsidRDefault="001F61FA">
      <w:pPr>
        <w:pStyle w:val="BodyText"/>
      </w:pPr>
    </w:p>
    <w:p w14:paraId="2A38BB8D" w14:textId="77777777" w:rsidR="00B524B8" w:rsidRDefault="00B524B8">
      <w:pPr>
        <w:pStyle w:val="BodyText"/>
      </w:pPr>
    </w:p>
    <w:p w14:paraId="2BFA7AC9" w14:textId="77777777" w:rsidR="002C6041" w:rsidRDefault="002C6041" w:rsidP="002C6041">
      <w:pPr>
        <w:pStyle w:val="TOCHeading1"/>
        <w:tabs>
          <w:tab w:val="right" w:pos="10440"/>
        </w:tabs>
      </w:pPr>
      <w:bookmarkStart w:id="4" w:name="_Toc105005160"/>
      <w:bookmarkStart w:id="5" w:name="_Toc225080495"/>
      <w:bookmarkStart w:id="6" w:name="_Toc270369335"/>
      <w:r>
        <w:t>Contents</w:t>
      </w:r>
      <w:r>
        <w:tab/>
      </w:r>
    </w:p>
    <w:p w14:paraId="54A0E012" w14:textId="39F60D94" w:rsidR="00AA65BD" w:rsidRDefault="002C6041">
      <w:pPr>
        <w:pStyle w:val="TOC1"/>
        <w:tabs>
          <w:tab w:val="left" w:pos="2549"/>
        </w:tabs>
        <w:rPr>
          <w:rFonts w:asciiTheme="minorHAnsi" w:eastAsiaTheme="minorEastAsia" w:hAnsiTheme="minorHAnsi" w:cstheme="minorBidi"/>
          <w:b w:val="0"/>
          <w:noProof/>
          <w:sz w:val="22"/>
          <w:szCs w:val="22"/>
          <w:lang w:eastAsia="en-US"/>
        </w:rPr>
      </w:pPr>
      <w:r>
        <w:rPr>
          <w:b w:val="0"/>
        </w:rPr>
        <w:fldChar w:fldCharType="begin"/>
      </w:r>
      <w:r>
        <w:rPr>
          <w:b w:val="0"/>
        </w:rPr>
        <w:instrText xml:space="preserve"> TOC \o "1-2" \h \z </w:instrText>
      </w:r>
      <w:r>
        <w:rPr>
          <w:b w:val="0"/>
        </w:rPr>
        <w:fldChar w:fldCharType="separate"/>
      </w:r>
      <w:hyperlink w:anchor="_Toc105578802" w:history="1">
        <w:r w:rsidR="00AA65BD" w:rsidRPr="00DF09AB">
          <w:rPr>
            <w:rStyle w:val="Hyperlink"/>
            <w:noProof/>
          </w:rPr>
          <w:t>1</w:t>
        </w:r>
        <w:r w:rsidR="00AA65BD">
          <w:rPr>
            <w:rFonts w:asciiTheme="minorHAnsi" w:eastAsiaTheme="minorEastAsia" w:hAnsiTheme="minorHAnsi" w:cstheme="minorBidi"/>
            <w:b w:val="0"/>
            <w:noProof/>
            <w:sz w:val="22"/>
            <w:szCs w:val="22"/>
            <w:lang w:eastAsia="en-US"/>
          </w:rPr>
          <w:tab/>
        </w:r>
        <w:r w:rsidR="00AA65BD" w:rsidRPr="00DF09AB">
          <w:rPr>
            <w:rStyle w:val="Hyperlink"/>
            <w:noProof/>
          </w:rPr>
          <w:t>Document Control</w:t>
        </w:r>
        <w:r w:rsidR="00AA65BD">
          <w:rPr>
            <w:noProof/>
            <w:webHidden/>
          </w:rPr>
          <w:tab/>
        </w:r>
        <w:r w:rsidR="00AA65BD">
          <w:rPr>
            <w:noProof/>
            <w:webHidden/>
          </w:rPr>
          <w:fldChar w:fldCharType="begin"/>
        </w:r>
        <w:r w:rsidR="00AA65BD">
          <w:rPr>
            <w:noProof/>
            <w:webHidden/>
          </w:rPr>
          <w:instrText xml:space="preserve"> PAGEREF _Toc105578802 \h </w:instrText>
        </w:r>
        <w:r w:rsidR="00AA65BD">
          <w:rPr>
            <w:noProof/>
            <w:webHidden/>
          </w:rPr>
        </w:r>
        <w:r w:rsidR="00AA65BD">
          <w:rPr>
            <w:noProof/>
            <w:webHidden/>
          </w:rPr>
          <w:fldChar w:fldCharType="separate"/>
        </w:r>
        <w:r w:rsidR="00705DA9">
          <w:rPr>
            <w:noProof/>
            <w:webHidden/>
          </w:rPr>
          <w:t>2</w:t>
        </w:r>
        <w:r w:rsidR="00AA65BD">
          <w:rPr>
            <w:noProof/>
            <w:webHidden/>
          </w:rPr>
          <w:fldChar w:fldCharType="end"/>
        </w:r>
      </w:hyperlink>
    </w:p>
    <w:p w14:paraId="3AC0F273" w14:textId="27386601"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03" w:history="1">
        <w:r w:rsidR="00AA65BD" w:rsidRPr="00DF09AB">
          <w:rPr>
            <w:rStyle w:val="Hyperlink"/>
            <w:noProof/>
          </w:rPr>
          <w:t>1.1</w:t>
        </w:r>
        <w:r w:rsidR="00AA65BD">
          <w:rPr>
            <w:rFonts w:asciiTheme="minorHAnsi" w:eastAsiaTheme="minorEastAsia" w:hAnsiTheme="minorHAnsi" w:cstheme="minorBidi"/>
            <w:noProof/>
            <w:sz w:val="22"/>
            <w:szCs w:val="22"/>
            <w:lang w:eastAsia="en-US"/>
          </w:rPr>
          <w:tab/>
        </w:r>
        <w:r w:rsidR="00AA65BD" w:rsidRPr="00DF09AB">
          <w:rPr>
            <w:rStyle w:val="Hyperlink"/>
            <w:noProof/>
          </w:rPr>
          <w:t>Change Record</w:t>
        </w:r>
        <w:r w:rsidR="00AA65BD">
          <w:rPr>
            <w:noProof/>
            <w:webHidden/>
          </w:rPr>
          <w:tab/>
        </w:r>
        <w:r w:rsidR="00AA65BD">
          <w:rPr>
            <w:noProof/>
            <w:webHidden/>
          </w:rPr>
          <w:fldChar w:fldCharType="begin"/>
        </w:r>
        <w:r w:rsidR="00AA65BD">
          <w:rPr>
            <w:noProof/>
            <w:webHidden/>
          </w:rPr>
          <w:instrText xml:space="preserve"> PAGEREF _Toc105578803 \h </w:instrText>
        </w:r>
        <w:r w:rsidR="00AA65BD">
          <w:rPr>
            <w:noProof/>
            <w:webHidden/>
          </w:rPr>
        </w:r>
        <w:r w:rsidR="00AA65BD">
          <w:rPr>
            <w:noProof/>
            <w:webHidden/>
          </w:rPr>
          <w:fldChar w:fldCharType="separate"/>
        </w:r>
        <w:r w:rsidR="00705DA9">
          <w:rPr>
            <w:noProof/>
            <w:webHidden/>
          </w:rPr>
          <w:t>2</w:t>
        </w:r>
        <w:r w:rsidR="00AA65BD">
          <w:rPr>
            <w:noProof/>
            <w:webHidden/>
          </w:rPr>
          <w:fldChar w:fldCharType="end"/>
        </w:r>
      </w:hyperlink>
    </w:p>
    <w:p w14:paraId="1721EC70" w14:textId="12F20BD6" w:rsidR="00AA65BD" w:rsidRDefault="00E12F57">
      <w:pPr>
        <w:pStyle w:val="TOC1"/>
        <w:tabs>
          <w:tab w:val="left" w:pos="2549"/>
        </w:tabs>
        <w:rPr>
          <w:rFonts w:asciiTheme="minorHAnsi" w:eastAsiaTheme="minorEastAsia" w:hAnsiTheme="minorHAnsi" w:cstheme="minorBidi"/>
          <w:b w:val="0"/>
          <w:noProof/>
          <w:sz w:val="22"/>
          <w:szCs w:val="22"/>
          <w:lang w:eastAsia="en-US"/>
        </w:rPr>
      </w:pPr>
      <w:hyperlink w:anchor="_Toc105578804" w:history="1">
        <w:r w:rsidR="00AA65BD" w:rsidRPr="00DF09AB">
          <w:rPr>
            <w:rStyle w:val="Hyperlink"/>
            <w:noProof/>
          </w:rPr>
          <w:t>2</w:t>
        </w:r>
        <w:r w:rsidR="00AA65BD">
          <w:rPr>
            <w:rFonts w:asciiTheme="minorHAnsi" w:eastAsiaTheme="minorEastAsia" w:hAnsiTheme="minorHAnsi" w:cstheme="minorBidi"/>
            <w:b w:val="0"/>
            <w:noProof/>
            <w:sz w:val="22"/>
            <w:szCs w:val="22"/>
            <w:lang w:eastAsia="en-US"/>
          </w:rPr>
          <w:tab/>
        </w:r>
        <w:r w:rsidR="00AA65BD" w:rsidRPr="00DF09AB">
          <w:rPr>
            <w:rStyle w:val="Hyperlink"/>
            <w:noProof/>
          </w:rPr>
          <w:t>Executive Summary</w:t>
        </w:r>
        <w:r w:rsidR="00AA65BD">
          <w:rPr>
            <w:noProof/>
            <w:webHidden/>
          </w:rPr>
          <w:tab/>
        </w:r>
        <w:r w:rsidR="00AA65BD">
          <w:rPr>
            <w:noProof/>
            <w:webHidden/>
          </w:rPr>
          <w:fldChar w:fldCharType="begin"/>
        </w:r>
        <w:r w:rsidR="00AA65BD">
          <w:rPr>
            <w:noProof/>
            <w:webHidden/>
          </w:rPr>
          <w:instrText xml:space="preserve"> PAGEREF _Toc105578804 \h </w:instrText>
        </w:r>
        <w:r w:rsidR="00AA65BD">
          <w:rPr>
            <w:noProof/>
            <w:webHidden/>
          </w:rPr>
        </w:r>
        <w:r w:rsidR="00AA65BD">
          <w:rPr>
            <w:noProof/>
            <w:webHidden/>
          </w:rPr>
          <w:fldChar w:fldCharType="separate"/>
        </w:r>
        <w:r w:rsidR="00705DA9">
          <w:rPr>
            <w:noProof/>
            <w:webHidden/>
          </w:rPr>
          <w:t>4</w:t>
        </w:r>
        <w:r w:rsidR="00AA65BD">
          <w:rPr>
            <w:noProof/>
            <w:webHidden/>
          </w:rPr>
          <w:fldChar w:fldCharType="end"/>
        </w:r>
      </w:hyperlink>
    </w:p>
    <w:p w14:paraId="0B78432E" w14:textId="3B644895"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05" w:history="1">
        <w:r w:rsidR="00AA65BD" w:rsidRPr="00DF09AB">
          <w:rPr>
            <w:rStyle w:val="Hyperlink"/>
            <w:noProof/>
          </w:rPr>
          <w:t>2.1</w:t>
        </w:r>
        <w:r w:rsidR="00AA65BD">
          <w:rPr>
            <w:rFonts w:asciiTheme="minorHAnsi" w:eastAsiaTheme="minorEastAsia" w:hAnsiTheme="minorHAnsi" w:cstheme="minorBidi"/>
            <w:noProof/>
            <w:sz w:val="22"/>
            <w:szCs w:val="22"/>
            <w:lang w:eastAsia="en-US"/>
          </w:rPr>
          <w:tab/>
        </w:r>
        <w:r w:rsidR="00AA65BD" w:rsidRPr="00DF09AB">
          <w:rPr>
            <w:rStyle w:val="Hyperlink"/>
            <w:noProof/>
          </w:rPr>
          <w:t>Business Objectives</w:t>
        </w:r>
        <w:r w:rsidR="00AA65BD">
          <w:rPr>
            <w:noProof/>
            <w:webHidden/>
          </w:rPr>
          <w:tab/>
        </w:r>
        <w:r w:rsidR="00AA65BD">
          <w:rPr>
            <w:noProof/>
            <w:webHidden/>
          </w:rPr>
          <w:fldChar w:fldCharType="begin"/>
        </w:r>
        <w:r w:rsidR="00AA65BD">
          <w:rPr>
            <w:noProof/>
            <w:webHidden/>
          </w:rPr>
          <w:instrText xml:space="preserve"> PAGEREF _Toc105578805 \h </w:instrText>
        </w:r>
        <w:r w:rsidR="00AA65BD">
          <w:rPr>
            <w:noProof/>
            <w:webHidden/>
          </w:rPr>
        </w:r>
        <w:r w:rsidR="00AA65BD">
          <w:rPr>
            <w:noProof/>
            <w:webHidden/>
          </w:rPr>
          <w:fldChar w:fldCharType="separate"/>
        </w:r>
        <w:r w:rsidR="00705DA9">
          <w:rPr>
            <w:noProof/>
            <w:webHidden/>
          </w:rPr>
          <w:t>4</w:t>
        </w:r>
        <w:r w:rsidR="00AA65BD">
          <w:rPr>
            <w:noProof/>
            <w:webHidden/>
          </w:rPr>
          <w:fldChar w:fldCharType="end"/>
        </w:r>
      </w:hyperlink>
    </w:p>
    <w:p w14:paraId="1FB601EC" w14:textId="35868914"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06" w:history="1">
        <w:r w:rsidR="00AA65BD" w:rsidRPr="00DF09AB">
          <w:rPr>
            <w:rStyle w:val="Hyperlink"/>
            <w:noProof/>
          </w:rPr>
          <w:t>2.2</w:t>
        </w:r>
        <w:r w:rsidR="00AA65BD">
          <w:rPr>
            <w:rFonts w:asciiTheme="minorHAnsi" w:eastAsiaTheme="minorEastAsia" w:hAnsiTheme="minorHAnsi" w:cstheme="minorBidi"/>
            <w:noProof/>
            <w:sz w:val="22"/>
            <w:szCs w:val="22"/>
            <w:lang w:eastAsia="en-US"/>
          </w:rPr>
          <w:tab/>
        </w:r>
        <w:r w:rsidR="00AA65BD" w:rsidRPr="00DF09AB">
          <w:rPr>
            <w:rStyle w:val="Hyperlink"/>
            <w:noProof/>
          </w:rPr>
          <w:t>Assumptions</w:t>
        </w:r>
        <w:r w:rsidR="00AA65BD">
          <w:rPr>
            <w:noProof/>
            <w:webHidden/>
          </w:rPr>
          <w:tab/>
        </w:r>
        <w:r w:rsidR="00AA65BD">
          <w:rPr>
            <w:noProof/>
            <w:webHidden/>
          </w:rPr>
          <w:fldChar w:fldCharType="begin"/>
        </w:r>
        <w:r w:rsidR="00AA65BD">
          <w:rPr>
            <w:noProof/>
            <w:webHidden/>
          </w:rPr>
          <w:instrText xml:space="preserve"> PAGEREF _Toc105578806 \h </w:instrText>
        </w:r>
        <w:r w:rsidR="00AA65BD">
          <w:rPr>
            <w:noProof/>
            <w:webHidden/>
          </w:rPr>
        </w:r>
        <w:r w:rsidR="00AA65BD">
          <w:rPr>
            <w:noProof/>
            <w:webHidden/>
          </w:rPr>
          <w:fldChar w:fldCharType="separate"/>
        </w:r>
        <w:r w:rsidR="00705DA9">
          <w:rPr>
            <w:noProof/>
            <w:webHidden/>
          </w:rPr>
          <w:t>4</w:t>
        </w:r>
        <w:r w:rsidR="00AA65BD">
          <w:rPr>
            <w:noProof/>
            <w:webHidden/>
          </w:rPr>
          <w:fldChar w:fldCharType="end"/>
        </w:r>
      </w:hyperlink>
    </w:p>
    <w:p w14:paraId="247475C8" w14:textId="5F6122C1" w:rsidR="00AA65BD" w:rsidRDefault="00E12F57">
      <w:pPr>
        <w:pStyle w:val="TOC1"/>
        <w:tabs>
          <w:tab w:val="left" w:pos="2549"/>
        </w:tabs>
        <w:rPr>
          <w:rFonts w:asciiTheme="minorHAnsi" w:eastAsiaTheme="minorEastAsia" w:hAnsiTheme="minorHAnsi" w:cstheme="minorBidi"/>
          <w:b w:val="0"/>
          <w:noProof/>
          <w:sz w:val="22"/>
          <w:szCs w:val="22"/>
          <w:lang w:eastAsia="en-US"/>
        </w:rPr>
      </w:pPr>
      <w:hyperlink w:anchor="_Toc105578807" w:history="1">
        <w:r w:rsidR="00AA65BD" w:rsidRPr="00DF09AB">
          <w:rPr>
            <w:rStyle w:val="Hyperlink"/>
            <w:noProof/>
          </w:rPr>
          <w:t>3</w:t>
        </w:r>
        <w:r w:rsidR="00AA65BD">
          <w:rPr>
            <w:rFonts w:asciiTheme="minorHAnsi" w:eastAsiaTheme="minorEastAsia" w:hAnsiTheme="minorHAnsi" w:cstheme="minorBidi"/>
            <w:b w:val="0"/>
            <w:noProof/>
            <w:sz w:val="22"/>
            <w:szCs w:val="22"/>
            <w:lang w:eastAsia="en-US"/>
          </w:rPr>
          <w:tab/>
        </w:r>
        <w:r w:rsidR="00AA65BD" w:rsidRPr="00DF09AB">
          <w:rPr>
            <w:rStyle w:val="Hyperlink"/>
            <w:noProof/>
          </w:rPr>
          <w:t>Functional Specifications</w:t>
        </w:r>
        <w:r w:rsidR="00AA65BD">
          <w:rPr>
            <w:noProof/>
            <w:webHidden/>
          </w:rPr>
          <w:tab/>
        </w:r>
        <w:r w:rsidR="00AA65BD">
          <w:rPr>
            <w:noProof/>
            <w:webHidden/>
          </w:rPr>
          <w:fldChar w:fldCharType="begin"/>
        </w:r>
        <w:r w:rsidR="00AA65BD">
          <w:rPr>
            <w:noProof/>
            <w:webHidden/>
          </w:rPr>
          <w:instrText xml:space="preserve"> PAGEREF _Toc105578807 \h </w:instrText>
        </w:r>
        <w:r w:rsidR="00AA65BD">
          <w:rPr>
            <w:noProof/>
            <w:webHidden/>
          </w:rPr>
        </w:r>
        <w:r w:rsidR="00AA65BD">
          <w:rPr>
            <w:noProof/>
            <w:webHidden/>
          </w:rPr>
          <w:fldChar w:fldCharType="separate"/>
        </w:r>
        <w:r w:rsidR="00705DA9">
          <w:rPr>
            <w:noProof/>
            <w:webHidden/>
          </w:rPr>
          <w:t>5</w:t>
        </w:r>
        <w:r w:rsidR="00AA65BD">
          <w:rPr>
            <w:noProof/>
            <w:webHidden/>
          </w:rPr>
          <w:fldChar w:fldCharType="end"/>
        </w:r>
      </w:hyperlink>
    </w:p>
    <w:p w14:paraId="22D7323B" w14:textId="6F62B5B0"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08" w:history="1">
        <w:r w:rsidR="00AA65BD" w:rsidRPr="00DF09AB">
          <w:rPr>
            <w:rStyle w:val="Hyperlink"/>
            <w:noProof/>
          </w:rPr>
          <w:t>3.1</w:t>
        </w:r>
        <w:r w:rsidR="00AA65BD">
          <w:rPr>
            <w:rFonts w:asciiTheme="minorHAnsi" w:eastAsiaTheme="minorEastAsia" w:hAnsiTheme="minorHAnsi" w:cstheme="minorBidi"/>
            <w:noProof/>
            <w:sz w:val="22"/>
            <w:szCs w:val="22"/>
            <w:lang w:eastAsia="en-US"/>
          </w:rPr>
          <w:tab/>
        </w:r>
        <w:r w:rsidR="00AA65BD" w:rsidRPr="00DF09AB">
          <w:rPr>
            <w:rStyle w:val="Hyperlink"/>
            <w:noProof/>
          </w:rPr>
          <w:t>Overview</w:t>
        </w:r>
        <w:r w:rsidR="00AA65BD">
          <w:rPr>
            <w:noProof/>
            <w:webHidden/>
          </w:rPr>
          <w:tab/>
        </w:r>
        <w:r w:rsidR="00AA65BD">
          <w:rPr>
            <w:noProof/>
            <w:webHidden/>
          </w:rPr>
          <w:fldChar w:fldCharType="begin"/>
        </w:r>
        <w:r w:rsidR="00AA65BD">
          <w:rPr>
            <w:noProof/>
            <w:webHidden/>
          </w:rPr>
          <w:instrText xml:space="preserve"> PAGEREF _Toc105578808 \h </w:instrText>
        </w:r>
        <w:r w:rsidR="00AA65BD">
          <w:rPr>
            <w:noProof/>
            <w:webHidden/>
          </w:rPr>
        </w:r>
        <w:r w:rsidR="00AA65BD">
          <w:rPr>
            <w:noProof/>
            <w:webHidden/>
          </w:rPr>
          <w:fldChar w:fldCharType="separate"/>
        </w:r>
        <w:r w:rsidR="00705DA9">
          <w:rPr>
            <w:noProof/>
            <w:webHidden/>
          </w:rPr>
          <w:t>5</w:t>
        </w:r>
        <w:r w:rsidR="00AA65BD">
          <w:rPr>
            <w:noProof/>
            <w:webHidden/>
          </w:rPr>
          <w:fldChar w:fldCharType="end"/>
        </w:r>
      </w:hyperlink>
    </w:p>
    <w:p w14:paraId="34AEBA3B" w14:textId="01C99878"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09" w:history="1">
        <w:r w:rsidR="00AA65BD" w:rsidRPr="00DF09AB">
          <w:rPr>
            <w:rStyle w:val="Hyperlink"/>
            <w:noProof/>
          </w:rPr>
          <w:t>3.2</w:t>
        </w:r>
        <w:r w:rsidR="00AA65BD">
          <w:rPr>
            <w:rFonts w:asciiTheme="minorHAnsi" w:eastAsiaTheme="minorEastAsia" w:hAnsiTheme="minorHAnsi" w:cstheme="minorBidi"/>
            <w:noProof/>
            <w:sz w:val="22"/>
            <w:szCs w:val="22"/>
            <w:lang w:eastAsia="en-US"/>
          </w:rPr>
          <w:tab/>
        </w:r>
        <w:r w:rsidR="00AA65BD" w:rsidRPr="00DF09AB">
          <w:rPr>
            <w:rStyle w:val="Hyperlink"/>
            <w:noProof/>
          </w:rPr>
          <w:t>Functional Requirements</w:t>
        </w:r>
        <w:r w:rsidR="00AA65BD">
          <w:rPr>
            <w:noProof/>
            <w:webHidden/>
          </w:rPr>
          <w:tab/>
        </w:r>
        <w:r w:rsidR="00AA65BD">
          <w:rPr>
            <w:noProof/>
            <w:webHidden/>
          </w:rPr>
          <w:fldChar w:fldCharType="begin"/>
        </w:r>
        <w:r w:rsidR="00AA65BD">
          <w:rPr>
            <w:noProof/>
            <w:webHidden/>
          </w:rPr>
          <w:instrText xml:space="preserve"> PAGEREF _Toc105578809 \h </w:instrText>
        </w:r>
        <w:r w:rsidR="00AA65BD">
          <w:rPr>
            <w:noProof/>
            <w:webHidden/>
          </w:rPr>
        </w:r>
        <w:r w:rsidR="00AA65BD">
          <w:rPr>
            <w:noProof/>
            <w:webHidden/>
          </w:rPr>
          <w:fldChar w:fldCharType="separate"/>
        </w:r>
        <w:r w:rsidR="00705DA9">
          <w:rPr>
            <w:noProof/>
            <w:webHidden/>
          </w:rPr>
          <w:t>5</w:t>
        </w:r>
        <w:r w:rsidR="00AA65BD">
          <w:rPr>
            <w:noProof/>
            <w:webHidden/>
          </w:rPr>
          <w:fldChar w:fldCharType="end"/>
        </w:r>
      </w:hyperlink>
    </w:p>
    <w:p w14:paraId="2E2B3723" w14:textId="312DA12F"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10" w:history="1">
        <w:r w:rsidR="00AA65BD" w:rsidRPr="00DF09AB">
          <w:rPr>
            <w:rStyle w:val="Hyperlink"/>
            <w:noProof/>
          </w:rPr>
          <w:t>3.3</w:t>
        </w:r>
        <w:r w:rsidR="00AA65BD">
          <w:rPr>
            <w:rFonts w:asciiTheme="minorHAnsi" w:eastAsiaTheme="minorEastAsia" w:hAnsiTheme="minorHAnsi" w:cstheme="minorBidi"/>
            <w:noProof/>
            <w:sz w:val="22"/>
            <w:szCs w:val="22"/>
            <w:lang w:eastAsia="en-US"/>
          </w:rPr>
          <w:tab/>
        </w:r>
        <w:r w:rsidR="00AA65BD" w:rsidRPr="00DF09AB">
          <w:rPr>
            <w:rStyle w:val="Hyperlink"/>
            <w:noProof/>
          </w:rPr>
          <w:t>Business Process Flow</w:t>
        </w:r>
        <w:r w:rsidR="00AA65BD">
          <w:rPr>
            <w:noProof/>
            <w:webHidden/>
          </w:rPr>
          <w:tab/>
        </w:r>
        <w:r w:rsidR="00AA65BD">
          <w:rPr>
            <w:noProof/>
            <w:webHidden/>
          </w:rPr>
          <w:fldChar w:fldCharType="begin"/>
        </w:r>
        <w:r w:rsidR="00AA65BD">
          <w:rPr>
            <w:noProof/>
            <w:webHidden/>
          </w:rPr>
          <w:instrText xml:space="preserve"> PAGEREF _Toc105578810 \h </w:instrText>
        </w:r>
        <w:r w:rsidR="00AA65BD">
          <w:rPr>
            <w:noProof/>
            <w:webHidden/>
          </w:rPr>
        </w:r>
        <w:r w:rsidR="00AA65BD">
          <w:rPr>
            <w:noProof/>
            <w:webHidden/>
          </w:rPr>
          <w:fldChar w:fldCharType="separate"/>
        </w:r>
        <w:r w:rsidR="00705DA9">
          <w:rPr>
            <w:noProof/>
            <w:webHidden/>
          </w:rPr>
          <w:t>8</w:t>
        </w:r>
        <w:r w:rsidR="00AA65BD">
          <w:rPr>
            <w:noProof/>
            <w:webHidden/>
          </w:rPr>
          <w:fldChar w:fldCharType="end"/>
        </w:r>
      </w:hyperlink>
    </w:p>
    <w:p w14:paraId="4AEEFB0D" w14:textId="37260565"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11" w:history="1">
        <w:r w:rsidR="00AA65BD" w:rsidRPr="00DF09AB">
          <w:rPr>
            <w:rStyle w:val="Hyperlink"/>
            <w:noProof/>
          </w:rPr>
          <w:t>3.4</w:t>
        </w:r>
        <w:r w:rsidR="00AA65BD">
          <w:rPr>
            <w:rFonts w:asciiTheme="minorHAnsi" w:eastAsiaTheme="minorEastAsia" w:hAnsiTheme="minorHAnsi" w:cstheme="minorBidi"/>
            <w:noProof/>
            <w:sz w:val="22"/>
            <w:szCs w:val="22"/>
            <w:lang w:eastAsia="en-US"/>
          </w:rPr>
          <w:tab/>
        </w:r>
        <w:r w:rsidR="00AA65BD" w:rsidRPr="00DF09AB">
          <w:rPr>
            <w:rStyle w:val="Hyperlink"/>
            <w:noProof/>
          </w:rPr>
          <w:t>Field Mapping</w:t>
        </w:r>
        <w:r w:rsidR="00AA65BD">
          <w:rPr>
            <w:noProof/>
            <w:webHidden/>
          </w:rPr>
          <w:tab/>
        </w:r>
        <w:r w:rsidR="00AA65BD">
          <w:rPr>
            <w:noProof/>
            <w:webHidden/>
          </w:rPr>
          <w:fldChar w:fldCharType="begin"/>
        </w:r>
        <w:r w:rsidR="00AA65BD">
          <w:rPr>
            <w:noProof/>
            <w:webHidden/>
          </w:rPr>
          <w:instrText xml:space="preserve"> PAGEREF _Toc105578811 \h </w:instrText>
        </w:r>
        <w:r w:rsidR="00AA65BD">
          <w:rPr>
            <w:noProof/>
            <w:webHidden/>
          </w:rPr>
        </w:r>
        <w:r w:rsidR="00AA65BD">
          <w:rPr>
            <w:noProof/>
            <w:webHidden/>
          </w:rPr>
          <w:fldChar w:fldCharType="separate"/>
        </w:r>
        <w:r w:rsidR="00705DA9">
          <w:rPr>
            <w:noProof/>
            <w:webHidden/>
          </w:rPr>
          <w:t>9</w:t>
        </w:r>
        <w:r w:rsidR="00AA65BD">
          <w:rPr>
            <w:noProof/>
            <w:webHidden/>
          </w:rPr>
          <w:fldChar w:fldCharType="end"/>
        </w:r>
      </w:hyperlink>
    </w:p>
    <w:p w14:paraId="4D220A8C" w14:textId="00A67574" w:rsidR="00AA65BD" w:rsidRDefault="00E12F57">
      <w:pPr>
        <w:pStyle w:val="TOC1"/>
        <w:tabs>
          <w:tab w:val="left" w:pos="2549"/>
        </w:tabs>
        <w:rPr>
          <w:rFonts w:asciiTheme="minorHAnsi" w:eastAsiaTheme="minorEastAsia" w:hAnsiTheme="minorHAnsi" w:cstheme="minorBidi"/>
          <w:b w:val="0"/>
          <w:noProof/>
          <w:sz w:val="22"/>
          <w:szCs w:val="22"/>
          <w:lang w:eastAsia="en-US"/>
        </w:rPr>
      </w:pPr>
      <w:hyperlink w:anchor="_Toc105578812" w:history="1">
        <w:r w:rsidR="00AA65BD" w:rsidRPr="00DF09AB">
          <w:rPr>
            <w:rStyle w:val="Hyperlink"/>
            <w:noProof/>
          </w:rPr>
          <w:t>4</w:t>
        </w:r>
        <w:r w:rsidR="00AA65BD">
          <w:rPr>
            <w:rFonts w:asciiTheme="minorHAnsi" w:eastAsiaTheme="minorEastAsia" w:hAnsiTheme="minorHAnsi" w:cstheme="minorBidi"/>
            <w:b w:val="0"/>
            <w:noProof/>
            <w:sz w:val="22"/>
            <w:szCs w:val="22"/>
            <w:lang w:eastAsia="en-US"/>
          </w:rPr>
          <w:tab/>
        </w:r>
        <w:r w:rsidR="00AA65BD" w:rsidRPr="00DF09AB">
          <w:rPr>
            <w:rStyle w:val="Hyperlink"/>
            <w:noProof/>
          </w:rPr>
          <w:t>Technical Specifications</w:t>
        </w:r>
        <w:r w:rsidR="00AA65BD">
          <w:rPr>
            <w:noProof/>
            <w:webHidden/>
          </w:rPr>
          <w:tab/>
        </w:r>
        <w:r w:rsidR="00AA65BD">
          <w:rPr>
            <w:noProof/>
            <w:webHidden/>
          </w:rPr>
          <w:fldChar w:fldCharType="begin"/>
        </w:r>
        <w:r w:rsidR="00AA65BD">
          <w:rPr>
            <w:noProof/>
            <w:webHidden/>
          </w:rPr>
          <w:instrText xml:space="preserve"> PAGEREF _Toc105578812 \h </w:instrText>
        </w:r>
        <w:r w:rsidR="00AA65BD">
          <w:rPr>
            <w:noProof/>
            <w:webHidden/>
          </w:rPr>
        </w:r>
        <w:r w:rsidR="00AA65BD">
          <w:rPr>
            <w:noProof/>
            <w:webHidden/>
          </w:rPr>
          <w:fldChar w:fldCharType="separate"/>
        </w:r>
        <w:r w:rsidR="00705DA9">
          <w:rPr>
            <w:noProof/>
            <w:webHidden/>
          </w:rPr>
          <w:t>13</w:t>
        </w:r>
        <w:r w:rsidR="00AA65BD">
          <w:rPr>
            <w:noProof/>
            <w:webHidden/>
          </w:rPr>
          <w:fldChar w:fldCharType="end"/>
        </w:r>
      </w:hyperlink>
    </w:p>
    <w:p w14:paraId="2DFB7B1F" w14:textId="09BA5DB4"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13" w:history="1">
        <w:r w:rsidR="00AA65BD" w:rsidRPr="00DF09AB">
          <w:rPr>
            <w:rStyle w:val="Hyperlink"/>
            <w:noProof/>
          </w:rPr>
          <w:t>4.1</w:t>
        </w:r>
        <w:r w:rsidR="00AA65BD">
          <w:rPr>
            <w:rFonts w:asciiTheme="minorHAnsi" w:eastAsiaTheme="minorEastAsia" w:hAnsiTheme="minorHAnsi" w:cstheme="minorBidi"/>
            <w:noProof/>
            <w:sz w:val="22"/>
            <w:szCs w:val="22"/>
            <w:lang w:eastAsia="en-US"/>
          </w:rPr>
          <w:tab/>
        </w:r>
        <w:r w:rsidR="00AA65BD" w:rsidRPr="00DF09AB">
          <w:rPr>
            <w:rStyle w:val="Hyperlink"/>
            <w:noProof/>
          </w:rPr>
          <w:t>Solution Overview</w:t>
        </w:r>
        <w:r w:rsidR="00AA65BD">
          <w:rPr>
            <w:noProof/>
            <w:webHidden/>
          </w:rPr>
          <w:tab/>
        </w:r>
        <w:r w:rsidR="00AA65BD">
          <w:rPr>
            <w:noProof/>
            <w:webHidden/>
          </w:rPr>
          <w:fldChar w:fldCharType="begin"/>
        </w:r>
        <w:r w:rsidR="00AA65BD">
          <w:rPr>
            <w:noProof/>
            <w:webHidden/>
          </w:rPr>
          <w:instrText xml:space="preserve"> PAGEREF _Toc105578813 \h </w:instrText>
        </w:r>
        <w:r w:rsidR="00AA65BD">
          <w:rPr>
            <w:noProof/>
            <w:webHidden/>
          </w:rPr>
        </w:r>
        <w:r w:rsidR="00AA65BD">
          <w:rPr>
            <w:noProof/>
            <w:webHidden/>
          </w:rPr>
          <w:fldChar w:fldCharType="separate"/>
        </w:r>
        <w:r w:rsidR="00705DA9">
          <w:rPr>
            <w:noProof/>
            <w:webHidden/>
          </w:rPr>
          <w:t>13</w:t>
        </w:r>
        <w:r w:rsidR="00AA65BD">
          <w:rPr>
            <w:noProof/>
            <w:webHidden/>
          </w:rPr>
          <w:fldChar w:fldCharType="end"/>
        </w:r>
      </w:hyperlink>
    </w:p>
    <w:p w14:paraId="23AF1B12" w14:textId="329E76B6"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14" w:history="1">
        <w:r w:rsidR="00AA65BD" w:rsidRPr="00DF09AB">
          <w:rPr>
            <w:rStyle w:val="Hyperlink"/>
            <w:noProof/>
          </w:rPr>
          <w:t>4.2</w:t>
        </w:r>
        <w:r w:rsidR="00AA65BD">
          <w:rPr>
            <w:rFonts w:asciiTheme="minorHAnsi" w:eastAsiaTheme="minorEastAsia" w:hAnsiTheme="minorHAnsi" w:cstheme="minorBidi"/>
            <w:noProof/>
            <w:sz w:val="22"/>
            <w:szCs w:val="22"/>
            <w:lang w:eastAsia="en-US"/>
          </w:rPr>
          <w:tab/>
        </w:r>
        <w:r w:rsidR="00AA65BD" w:rsidRPr="00DF09AB">
          <w:rPr>
            <w:rStyle w:val="Hyperlink"/>
            <w:noProof/>
          </w:rPr>
          <w:t>Technical Configurations</w:t>
        </w:r>
        <w:r w:rsidR="00AA65BD">
          <w:rPr>
            <w:noProof/>
            <w:webHidden/>
          </w:rPr>
          <w:tab/>
        </w:r>
        <w:r w:rsidR="00AA65BD">
          <w:rPr>
            <w:noProof/>
            <w:webHidden/>
          </w:rPr>
          <w:fldChar w:fldCharType="begin"/>
        </w:r>
        <w:r w:rsidR="00AA65BD">
          <w:rPr>
            <w:noProof/>
            <w:webHidden/>
          </w:rPr>
          <w:instrText xml:space="preserve"> PAGEREF _Toc105578814 \h </w:instrText>
        </w:r>
        <w:r w:rsidR="00AA65BD">
          <w:rPr>
            <w:noProof/>
            <w:webHidden/>
          </w:rPr>
        </w:r>
        <w:r w:rsidR="00AA65BD">
          <w:rPr>
            <w:noProof/>
            <w:webHidden/>
          </w:rPr>
          <w:fldChar w:fldCharType="separate"/>
        </w:r>
        <w:r w:rsidR="00705DA9">
          <w:rPr>
            <w:noProof/>
            <w:webHidden/>
          </w:rPr>
          <w:t>13</w:t>
        </w:r>
        <w:r w:rsidR="00AA65BD">
          <w:rPr>
            <w:noProof/>
            <w:webHidden/>
          </w:rPr>
          <w:fldChar w:fldCharType="end"/>
        </w:r>
      </w:hyperlink>
    </w:p>
    <w:p w14:paraId="0FAE4DF8" w14:textId="073F050F" w:rsidR="00AA65BD" w:rsidRDefault="00E12F57">
      <w:pPr>
        <w:pStyle w:val="TOC1"/>
        <w:tabs>
          <w:tab w:val="left" w:pos="2549"/>
        </w:tabs>
        <w:rPr>
          <w:rFonts w:asciiTheme="minorHAnsi" w:eastAsiaTheme="minorEastAsia" w:hAnsiTheme="minorHAnsi" w:cstheme="minorBidi"/>
          <w:b w:val="0"/>
          <w:noProof/>
          <w:sz w:val="22"/>
          <w:szCs w:val="22"/>
          <w:lang w:eastAsia="en-US"/>
        </w:rPr>
      </w:pPr>
      <w:hyperlink w:anchor="_Toc105578815" w:history="1">
        <w:r w:rsidR="00AA65BD" w:rsidRPr="00DF09AB">
          <w:rPr>
            <w:rStyle w:val="Hyperlink"/>
            <w:noProof/>
          </w:rPr>
          <w:t>5</w:t>
        </w:r>
        <w:r w:rsidR="00AA65BD">
          <w:rPr>
            <w:rFonts w:asciiTheme="minorHAnsi" w:eastAsiaTheme="minorEastAsia" w:hAnsiTheme="minorHAnsi" w:cstheme="minorBidi"/>
            <w:b w:val="0"/>
            <w:noProof/>
            <w:sz w:val="22"/>
            <w:szCs w:val="22"/>
            <w:lang w:eastAsia="en-US"/>
          </w:rPr>
          <w:tab/>
        </w:r>
        <w:r w:rsidR="00AA65BD" w:rsidRPr="00DF09AB">
          <w:rPr>
            <w:rStyle w:val="Hyperlink"/>
            <w:noProof/>
          </w:rPr>
          <w:t>Testing Process</w:t>
        </w:r>
        <w:r w:rsidR="00AA65BD">
          <w:rPr>
            <w:noProof/>
            <w:webHidden/>
          </w:rPr>
          <w:tab/>
        </w:r>
        <w:r w:rsidR="00AA65BD">
          <w:rPr>
            <w:noProof/>
            <w:webHidden/>
          </w:rPr>
          <w:fldChar w:fldCharType="begin"/>
        </w:r>
        <w:r w:rsidR="00AA65BD">
          <w:rPr>
            <w:noProof/>
            <w:webHidden/>
          </w:rPr>
          <w:instrText xml:space="preserve"> PAGEREF _Toc105578815 \h </w:instrText>
        </w:r>
        <w:r w:rsidR="00AA65BD">
          <w:rPr>
            <w:noProof/>
            <w:webHidden/>
          </w:rPr>
        </w:r>
        <w:r w:rsidR="00AA65BD">
          <w:rPr>
            <w:noProof/>
            <w:webHidden/>
          </w:rPr>
          <w:fldChar w:fldCharType="separate"/>
        </w:r>
        <w:r w:rsidR="00705DA9">
          <w:rPr>
            <w:noProof/>
            <w:webHidden/>
          </w:rPr>
          <w:t>22</w:t>
        </w:r>
        <w:r w:rsidR="00AA65BD">
          <w:rPr>
            <w:noProof/>
            <w:webHidden/>
          </w:rPr>
          <w:fldChar w:fldCharType="end"/>
        </w:r>
      </w:hyperlink>
    </w:p>
    <w:p w14:paraId="2CF1E110" w14:textId="6D2CFA6A" w:rsidR="00AA65BD" w:rsidRDefault="00E12F57">
      <w:pPr>
        <w:pStyle w:val="TOC1"/>
        <w:tabs>
          <w:tab w:val="left" w:pos="2549"/>
        </w:tabs>
        <w:rPr>
          <w:rFonts w:asciiTheme="minorHAnsi" w:eastAsiaTheme="minorEastAsia" w:hAnsiTheme="minorHAnsi" w:cstheme="minorBidi"/>
          <w:b w:val="0"/>
          <w:noProof/>
          <w:sz w:val="22"/>
          <w:szCs w:val="22"/>
          <w:lang w:eastAsia="en-US"/>
        </w:rPr>
      </w:pPr>
      <w:hyperlink w:anchor="_Toc105578816" w:history="1">
        <w:r w:rsidR="00AA65BD" w:rsidRPr="00DF09AB">
          <w:rPr>
            <w:rStyle w:val="Hyperlink"/>
            <w:noProof/>
          </w:rPr>
          <w:t>6</w:t>
        </w:r>
        <w:r w:rsidR="00AA65BD">
          <w:rPr>
            <w:rFonts w:asciiTheme="minorHAnsi" w:eastAsiaTheme="minorEastAsia" w:hAnsiTheme="minorHAnsi" w:cstheme="minorBidi"/>
            <w:b w:val="0"/>
            <w:noProof/>
            <w:sz w:val="22"/>
            <w:szCs w:val="22"/>
            <w:lang w:eastAsia="en-US"/>
          </w:rPr>
          <w:tab/>
        </w:r>
        <w:r w:rsidR="00AA65BD" w:rsidRPr="00DF09AB">
          <w:rPr>
            <w:rStyle w:val="Hyperlink"/>
            <w:noProof/>
          </w:rPr>
          <w:t>Signature</w:t>
        </w:r>
        <w:r w:rsidR="00AA65BD">
          <w:rPr>
            <w:noProof/>
            <w:webHidden/>
          </w:rPr>
          <w:tab/>
        </w:r>
        <w:r w:rsidR="00AA65BD">
          <w:rPr>
            <w:noProof/>
            <w:webHidden/>
          </w:rPr>
          <w:fldChar w:fldCharType="begin"/>
        </w:r>
        <w:r w:rsidR="00AA65BD">
          <w:rPr>
            <w:noProof/>
            <w:webHidden/>
          </w:rPr>
          <w:instrText xml:space="preserve"> PAGEREF _Toc105578816 \h </w:instrText>
        </w:r>
        <w:r w:rsidR="00AA65BD">
          <w:rPr>
            <w:noProof/>
            <w:webHidden/>
          </w:rPr>
        </w:r>
        <w:r w:rsidR="00AA65BD">
          <w:rPr>
            <w:noProof/>
            <w:webHidden/>
          </w:rPr>
          <w:fldChar w:fldCharType="separate"/>
        </w:r>
        <w:r w:rsidR="00705DA9">
          <w:rPr>
            <w:noProof/>
            <w:webHidden/>
          </w:rPr>
          <w:t>24</w:t>
        </w:r>
        <w:r w:rsidR="00AA65BD">
          <w:rPr>
            <w:noProof/>
            <w:webHidden/>
          </w:rPr>
          <w:fldChar w:fldCharType="end"/>
        </w:r>
      </w:hyperlink>
    </w:p>
    <w:p w14:paraId="5653DE9B" w14:textId="2282CE7F"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17" w:history="1">
        <w:r w:rsidR="00AA65BD" w:rsidRPr="00DF09AB">
          <w:rPr>
            <w:rStyle w:val="Hyperlink"/>
            <w:noProof/>
          </w:rPr>
          <w:t>6.1</w:t>
        </w:r>
        <w:r w:rsidR="00AA65BD">
          <w:rPr>
            <w:rFonts w:asciiTheme="minorHAnsi" w:eastAsiaTheme="minorEastAsia" w:hAnsiTheme="minorHAnsi" w:cstheme="minorBidi"/>
            <w:noProof/>
            <w:sz w:val="22"/>
            <w:szCs w:val="22"/>
            <w:lang w:eastAsia="en-US"/>
          </w:rPr>
          <w:tab/>
        </w:r>
        <w:r w:rsidR="00AA65BD" w:rsidRPr="00DF09AB">
          <w:rPr>
            <w:rStyle w:val="Hyperlink"/>
            <w:noProof/>
          </w:rPr>
          <w:t>Functional Specification</w:t>
        </w:r>
        <w:r w:rsidR="00AA65BD">
          <w:rPr>
            <w:noProof/>
            <w:webHidden/>
          </w:rPr>
          <w:tab/>
        </w:r>
        <w:r w:rsidR="00AA65BD">
          <w:rPr>
            <w:noProof/>
            <w:webHidden/>
          </w:rPr>
          <w:fldChar w:fldCharType="begin"/>
        </w:r>
        <w:r w:rsidR="00AA65BD">
          <w:rPr>
            <w:noProof/>
            <w:webHidden/>
          </w:rPr>
          <w:instrText xml:space="preserve"> PAGEREF _Toc105578817 \h </w:instrText>
        </w:r>
        <w:r w:rsidR="00AA65BD">
          <w:rPr>
            <w:noProof/>
            <w:webHidden/>
          </w:rPr>
        </w:r>
        <w:r w:rsidR="00AA65BD">
          <w:rPr>
            <w:noProof/>
            <w:webHidden/>
          </w:rPr>
          <w:fldChar w:fldCharType="separate"/>
        </w:r>
        <w:r w:rsidR="00705DA9">
          <w:rPr>
            <w:noProof/>
            <w:webHidden/>
          </w:rPr>
          <w:t>24</w:t>
        </w:r>
        <w:r w:rsidR="00AA65BD">
          <w:rPr>
            <w:noProof/>
            <w:webHidden/>
          </w:rPr>
          <w:fldChar w:fldCharType="end"/>
        </w:r>
      </w:hyperlink>
    </w:p>
    <w:p w14:paraId="6A8FB832" w14:textId="3D8B3BB4"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18" w:history="1">
        <w:r w:rsidR="00AA65BD" w:rsidRPr="00DF09AB">
          <w:rPr>
            <w:rStyle w:val="Hyperlink"/>
            <w:noProof/>
          </w:rPr>
          <w:t>6.2</w:t>
        </w:r>
        <w:r w:rsidR="00AA65BD">
          <w:rPr>
            <w:rFonts w:asciiTheme="minorHAnsi" w:eastAsiaTheme="minorEastAsia" w:hAnsiTheme="minorHAnsi" w:cstheme="minorBidi"/>
            <w:noProof/>
            <w:sz w:val="22"/>
            <w:szCs w:val="22"/>
            <w:lang w:eastAsia="en-US"/>
          </w:rPr>
          <w:tab/>
        </w:r>
        <w:r w:rsidR="00AA65BD" w:rsidRPr="00DF09AB">
          <w:rPr>
            <w:rStyle w:val="Hyperlink"/>
            <w:noProof/>
          </w:rPr>
          <w:t>Technical Specification</w:t>
        </w:r>
        <w:r w:rsidR="00AA65BD">
          <w:rPr>
            <w:noProof/>
            <w:webHidden/>
          </w:rPr>
          <w:tab/>
        </w:r>
        <w:r w:rsidR="00AA65BD">
          <w:rPr>
            <w:noProof/>
            <w:webHidden/>
          </w:rPr>
          <w:fldChar w:fldCharType="begin"/>
        </w:r>
        <w:r w:rsidR="00AA65BD">
          <w:rPr>
            <w:noProof/>
            <w:webHidden/>
          </w:rPr>
          <w:instrText xml:space="preserve"> PAGEREF _Toc105578818 \h </w:instrText>
        </w:r>
        <w:r w:rsidR="00AA65BD">
          <w:rPr>
            <w:noProof/>
            <w:webHidden/>
          </w:rPr>
        </w:r>
        <w:r w:rsidR="00AA65BD">
          <w:rPr>
            <w:noProof/>
            <w:webHidden/>
          </w:rPr>
          <w:fldChar w:fldCharType="separate"/>
        </w:r>
        <w:r w:rsidR="00705DA9">
          <w:rPr>
            <w:noProof/>
            <w:webHidden/>
          </w:rPr>
          <w:t>24</w:t>
        </w:r>
        <w:r w:rsidR="00AA65BD">
          <w:rPr>
            <w:noProof/>
            <w:webHidden/>
          </w:rPr>
          <w:fldChar w:fldCharType="end"/>
        </w:r>
      </w:hyperlink>
    </w:p>
    <w:p w14:paraId="269A58D7" w14:textId="55B04C22" w:rsidR="00AA65BD" w:rsidRDefault="00E12F57">
      <w:pPr>
        <w:pStyle w:val="TOC1"/>
        <w:tabs>
          <w:tab w:val="left" w:pos="2549"/>
        </w:tabs>
        <w:rPr>
          <w:rFonts w:asciiTheme="minorHAnsi" w:eastAsiaTheme="minorEastAsia" w:hAnsiTheme="minorHAnsi" w:cstheme="minorBidi"/>
          <w:b w:val="0"/>
          <w:noProof/>
          <w:sz w:val="22"/>
          <w:szCs w:val="22"/>
          <w:lang w:eastAsia="en-US"/>
        </w:rPr>
      </w:pPr>
      <w:hyperlink w:anchor="_Toc105578819" w:history="1">
        <w:r w:rsidR="00AA65BD" w:rsidRPr="00DF09AB">
          <w:rPr>
            <w:rStyle w:val="Hyperlink"/>
            <w:noProof/>
          </w:rPr>
          <w:t>7</w:t>
        </w:r>
        <w:r w:rsidR="00AA65BD">
          <w:rPr>
            <w:rFonts w:asciiTheme="minorHAnsi" w:eastAsiaTheme="minorEastAsia" w:hAnsiTheme="minorHAnsi" w:cstheme="minorBidi"/>
            <w:b w:val="0"/>
            <w:noProof/>
            <w:sz w:val="22"/>
            <w:szCs w:val="22"/>
            <w:lang w:eastAsia="en-US"/>
          </w:rPr>
          <w:tab/>
        </w:r>
        <w:r w:rsidR="00AA65BD" w:rsidRPr="00DF09AB">
          <w:rPr>
            <w:rStyle w:val="Hyperlink"/>
            <w:noProof/>
          </w:rPr>
          <w:t>Appendix</w:t>
        </w:r>
        <w:r w:rsidR="00AA65BD">
          <w:rPr>
            <w:noProof/>
            <w:webHidden/>
          </w:rPr>
          <w:tab/>
        </w:r>
        <w:r w:rsidR="00AA65BD">
          <w:rPr>
            <w:noProof/>
            <w:webHidden/>
          </w:rPr>
          <w:fldChar w:fldCharType="begin"/>
        </w:r>
        <w:r w:rsidR="00AA65BD">
          <w:rPr>
            <w:noProof/>
            <w:webHidden/>
          </w:rPr>
          <w:instrText xml:space="preserve"> PAGEREF _Toc105578819 \h </w:instrText>
        </w:r>
        <w:r w:rsidR="00AA65BD">
          <w:rPr>
            <w:noProof/>
            <w:webHidden/>
          </w:rPr>
        </w:r>
        <w:r w:rsidR="00AA65BD">
          <w:rPr>
            <w:noProof/>
            <w:webHidden/>
          </w:rPr>
          <w:fldChar w:fldCharType="separate"/>
        </w:r>
        <w:r w:rsidR="00705DA9">
          <w:rPr>
            <w:noProof/>
            <w:webHidden/>
          </w:rPr>
          <w:t>25</w:t>
        </w:r>
        <w:r w:rsidR="00AA65BD">
          <w:rPr>
            <w:noProof/>
            <w:webHidden/>
          </w:rPr>
          <w:fldChar w:fldCharType="end"/>
        </w:r>
      </w:hyperlink>
    </w:p>
    <w:p w14:paraId="0A4F018E" w14:textId="7A46662B"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20" w:history="1">
        <w:r w:rsidR="00AA65BD" w:rsidRPr="00DF09AB">
          <w:rPr>
            <w:rStyle w:val="Hyperlink"/>
            <w:noProof/>
          </w:rPr>
          <w:t>7.1</w:t>
        </w:r>
        <w:r w:rsidR="00AA65BD">
          <w:rPr>
            <w:rFonts w:asciiTheme="minorHAnsi" w:eastAsiaTheme="minorEastAsia" w:hAnsiTheme="minorHAnsi" w:cstheme="minorBidi"/>
            <w:noProof/>
            <w:sz w:val="22"/>
            <w:szCs w:val="22"/>
            <w:lang w:eastAsia="en-US"/>
          </w:rPr>
          <w:tab/>
        </w:r>
        <w:r w:rsidR="00AA65BD" w:rsidRPr="00DF09AB">
          <w:rPr>
            <w:rStyle w:val="Hyperlink"/>
            <w:noProof/>
          </w:rPr>
          <w:t>Client Approval</w:t>
        </w:r>
        <w:r w:rsidR="00AA65BD">
          <w:rPr>
            <w:noProof/>
            <w:webHidden/>
          </w:rPr>
          <w:tab/>
        </w:r>
        <w:r w:rsidR="00AA65BD">
          <w:rPr>
            <w:noProof/>
            <w:webHidden/>
          </w:rPr>
          <w:fldChar w:fldCharType="begin"/>
        </w:r>
        <w:r w:rsidR="00AA65BD">
          <w:rPr>
            <w:noProof/>
            <w:webHidden/>
          </w:rPr>
          <w:instrText xml:space="preserve"> PAGEREF _Toc105578820 \h </w:instrText>
        </w:r>
        <w:r w:rsidR="00AA65BD">
          <w:rPr>
            <w:noProof/>
            <w:webHidden/>
          </w:rPr>
        </w:r>
        <w:r w:rsidR="00AA65BD">
          <w:rPr>
            <w:noProof/>
            <w:webHidden/>
          </w:rPr>
          <w:fldChar w:fldCharType="separate"/>
        </w:r>
        <w:r w:rsidR="00705DA9">
          <w:rPr>
            <w:noProof/>
            <w:webHidden/>
          </w:rPr>
          <w:t>25</w:t>
        </w:r>
        <w:r w:rsidR="00AA65BD">
          <w:rPr>
            <w:noProof/>
            <w:webHidden/>
          </w:rPr>
          <w:fldChar w:fldCharType="end"/>
        </w:r>
      </w:hyperlink>
    </w:p>
    <w:p w14:paraId="13FB6913" w14:textId="3FEFD794"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21" w:history="1">
        <w:r w:rsidR="00AA65BD" w:rsidRPr="00DF09AB">
          <w:rPr>
            <w:rStyle w:val="Hyperlink"/>
            <w:noProof/>
          </w:rPr>
          <w:t>7.2</w:t>
        </w:r>
        <w:r w:rsidR="00AA65BD">
          <w:rPr>
            <w:rFonts w:asciiTheme="minorHAnsi" w:eastAsiaTheme="minorEastAsia" w:hAnsiTheme="minorHAnsi" w:cstheme="minorBidi"/>
            <w:noProof/>
            <w:sz w:val="22"/>
            <w:szCs w:val="22"/>
            <w:lang w:eastAsia="en-US"/>
          </w:rPr>
          <w:tab/>
        </w:r>
        <w:r w:rsidR="00AA65BD" w:rsidRPr="00DF09AB">
          <w:rPr>
            <w:rStyle w:val="Hyperlink"/>
            <w:noProof/>
          </w:rPr>
          <w:t>Sample Vendor Files</w:t>
        </w:r>
        <w:r w:rsidR="00AA65BD">
          <w:rPr>
            <w:noProof/>
            <w:webHidden/>
          </w:rPr>
          <w:tab/>
        </w:r>
        <w:r w:rsidR="00AA65BD">
          <w:rPr>
            <w:noProof/>
            <w:webHidden/>
          </w:rPr>
          <w:fldChar w:fldCharType="begin"/>
        </w:r>
        <w:r w:rsidR="00AA65BD">
          <w:rPr>
            <w:noProof/>
            <w:webHidden/>
          </w:rPr>
          <w:instrText xml:space="preserve"> PAGEREF _Toc105578821 \h </w:instrText>
        </w:r>
        <w:r w:rsidR="00AA65BD">
          <w:rPr>
            <w:noProof/>
            <w:webHidden/>
          </w:rPr>
        </w:r>
        <w:r w:rsidR="00AA65BD">
          <w:rPr>
            <w:noProof/>
            <w:webHidden/>
          </w:rPr>
          <w:fldChar w:fldCharType="separate"/>
        </w:r>
        <w:r w:rsidR="00705DA9">
          <w:rPr>
            <w:noProof/>
            <w:webHidden/>
          </w:rPr>
          <w:t>25</w:t>
        </w:r>
        <w:r w:rsidR="00AA65BD">
          <w:rPr>
            <w:noProof/>
            <w:webHidden/>
          </w:rPr>
          <w:fldChar w:fldCharType="end"/>
        </w:r>
      </w:hyperlink>
    </w:p>
    <w:p w14:paraId="2EFAB221" w14:textId="6FDA9982"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22" w:history="1">
        <w:r w:rsidR="00AA65BD" w:rsidRPr="00DF09AB">
          <w:rPr>
            <w:rStyle w:val="Hyperlink"/>
            <w:noProof/>
          </w:rPr>
          <w:t>7.3</w:t>
        </w:r>
        <w:r w:rsidR="00AA65BD">
          <w:rPr>
            <w:rFonts w:asciiTheme="minorHAnsi" w:eastAsiaTheme="minorEastAsia" w:hAnsiTheme="minorHAnsi" w:cstheme="minorBidi"/>
            <w:noProof/>
            <w:sz w:val="22"/>
            <w:szCs w:val="22"/>
            <w:lang w:eastAsia="en-US"/>
          </w:rPr>
          <w:tab/>
        </w:r>
        <w:r w:rsidR="00AA65BD" w:rsidRPr="00DF09AB">
          <w:rPr>
            <w:rStyle w:val="Hyperlink"/>
            <w:noProof/>
          </w:rPr>
          <w:t>LPL Codes</w:t>
        </w:r>
        <w:r w:rsidR="00AA65BD">
          <w:rPr>
            <w:noProof/>
            <w:webHidden/>
          </w:rPr>
          <w:tab/>
        </w:r>
        <w:r w:rsidR="00AA65BD">
          <w:rPr>
            <w:noProof/>
            <w:webHidden/>
          </w:rPr>
          <w:fldChar w:fldCharType="begin"/>
        </w:r>
        <w:r w:rsidR="00AA65BD">
          <w:rPr>
            <w:noProof/>
            <w:webHidden/>
          </w:rPr>
          <w:instrText xml:space="preserve"> PAGEREF _Toc105578822 \h </w:instrText>
        </w:r>
        <w:r w:rsidR="00AA65BD">
          <w:rPr>
            <w:noProof/>
            <w:webHidden/>
          </w:rPr>
        </w:r>
        <w:r w:rsidR="00AA65BD">
          <w:rPr>
            <w:noProof/>
            <w:webHidden/>
          </w:rPr>
          <w:fldChar w:fldCharType="separate"/>
        </w:r>
        <w:r w:rsidR="00705DA9">
          <w:rPr>
            <w:noProof/>
            <w:webHidden/>
          </w:rPr>
          <w:t>25</w:t>
        </w:r>
        <w:r w:rsidR="00AA65BD">
          <w:rPr>
            <w:noProof/>
            <w:webHidden/>
          </w:rPr>
          <w:fldChar w:fldCharType="end"/>
        </w:r>
      </w:hyperlink>
    </w:p>
    <w:p w14:paraId="6290669D" w14:textId="372A2BB2" w:rsidR="00AA65BD" w:rsidRDefault="00E12F57">
      <w:pPr>
        <w:pStyle w:val="TOC2"/>
        <w:tabs>
          <w:tab w:val="left" w:pos="2549"/>
        </w:tabs>
        <w:rPr>
          <w:rFonts w:asciiTheme="minorHAnsi" w:eastAsiaTheme="minorEastAsia" w:hAnsiTheme="minorHAnsi" w:cstheme="minorBidi"/>
          <w:noProof/>
          <w:sz w:val="22"/>
          <w:szCs w:val="22"/>
          <w:lang w:eastAsia="en-US"/>
        </w:rPr>
      </w:pPr>
      <w:hyperlink w:anchor="_Toc105578823" w:history="1">
        <w:r w:rsidR="00AA65BD" w:rsidRPr="00DF09AB">
          <w:rPr>
            <w:rStyle w:val="Hyperlink"/>
            <w:noProof/>
          </w:rPr>
          <w:t>7.4</w:t>
        </w:r>
        <w:r w:rsidR="00AA65BD">
          <w:rPr>
            <w:rFonts w:asciiTheme="minorHAnsi" w:eastAsiaTheme="minorEastAsia" w:hAnsiTheme="minorHAnsi" w:cstheme="minorBidi"/>
            <w:noProof/>
            <w:sz w:val="22"/>
            <w:szCs w:val="22"/>
            <w:lang w:eastAsia="en-US"/>
          </w:rPr>
          <w:tab/>
        </w:r>
        <w:r w:rsidR="00AA65BD" w:rsidRPr="00DF09AB">
          <w:rPr>
            <w:rStyle w:val="Hyperlink"/>
            <w:noProof/>
          </w:rPr>
          <w:t>Process Flow</w:t>
        </w:r>
        <w:r w:rsidR="00AA65BD">
          <w:rPr>
            <w:noProof/>
            <w:webHidden/>
          </w:rPr>
          <w:tab/>
        </w:r>
        <w:r w:rsidR="00AA65BD">
          <w:rPr>
            <w:noProof/>
            <w:webHidden/>
          </w:rPr>
          <w:fldChar w:fldCharType="begin"/>
        </w:r>
        <w:r w:rsidR="00AA65BD">
          <w:rPr>
            <w:noProof/>
            <w:webHidden/>
          </w:rPr>
          <w:instrText xml:space="preserve"> PAGEREF _Toc105578823 \h </w:instrText>
        </w:r>
        <w:r w:rsidR="00AA65BD">
          <w:rPr>
            <w:noProof/>
            <w:webHidden/>
          </w:rPr>
        </w:r>
        <w:r w:rsidR="00AA65BD">
          <w:rPr>
            <w:noProof/>
            <w:webHidden/>
          </w:rPr>
          <w:fldChar w:fldCharType="separate"/>
        </w:r>
        <w:r w:rsidR="00705DA9">
          <w:rPr>
            <w:noProof/>
            <w:webHidden/>
          </w:rPr>
          <w:t>25</w:t>
        </w:r>
        <w:r w:rsidR="00AA65BD">
          <w:rPr>
            <w:noProof/>
            <w:webHidden/>
          </w:rPr>
          <w:fldChar w:fldCharType="end"/>
        </w:r>
      </w:hyperlink>
    </w:p>
    <w:p w14:paraId="2DD0A175" w14:textId="58BD91F0" w:rsidR="00FB23CA" w:rsidRDefault="002C6041" w:rsidP="002C6041">
      <w:pPr>
        <w:pStyle w:val="Heading1"/>
      </w:pPr>
      <w:r>
        <w:rPr>
          <w:b w:val="0"/>
        </w:rPr>
        <w:fldChar w:fldCharType="end"/>
      </w:r>
      <w:bookmarkStart w:id="7" w:name="_Toc105578804"/>
      <w:r w:rsidR="00C525E4">
        <w:t>Executive Summary</w:t>
      </w:r>
      <w:bookmarkEnd w:id="4"/>
      <w:bookmarkEnd w:id="7"/>
    </w:p>
    <w:p w14:paraId="25E3B62B" w14:textId="2C36FBE1" w:rsidR="0091308E" w:rsidRDefault="0091308E" w:rsidP="0091308E">
      <w:pPr>
        <w:pStyle w:val="BodyText"/>
        <w:ind w:left="720"/>
      </w:pPr>
      <w:r>
        <w:t>Aultman Health Foundation (AHF) has a</w:t>
      </w:r>
      <w:r w:rsidR="008655DC">
        <w:t>n</w:t>
      </w:r>
      <w:r>
        <w:t xml:space="preserve"> </w:t>
      </w:r>
      <w:r w:rsidR="008655DC">
        <w:t xml:space="preserve">Internal source system that is used to </w:t>
      </w:r>
      <w:r w:rsidR="007E7343">
        <w:t>create New Vendor</w:t>
      </w:r>
      <w:r>
        <w:t xml:space="preserve"> </w:t>
      </w:r>
      <w:r w:rsidR="001F1D85">
        <w:t xml:space="preserve">for </w:t>
      </w:r>
      <w:proofErr w:type="gramStart"/>
      <w:r w:rsidR="001F1D85">
        <w:t>NON PO</w:t>
      </w:r>
      <w:proofErr w:type="gramEnd"/>
      <w:r w:rsidR="009029B4">
        <w:t xml:space="preserve"> </w:t>
      </w:r>
      <w:r>
        <w:t xml:space="preserve">that are being sent daily to the Aultman </w:t>
      </w:r>
      <w:r w:rsidR="006B7D9E">
        <w:t>AP team.</w:t>
      </w:r>
    </w:p>
    <w:p w14:paraId="0D6F324E" w14:textId="0BF5B34E" w:rsidR="00FB23CA" w:rsidRDefault="0091308E" w:rsidP="0091308E">
      <w:pPr>
        <w:pStyle w:val="BodyText"/>
        <w:ind w:left="720"/>
      </w:pPr>
      <w:r>
        <w:t xml:space="preserve">This document describes the functional requirements to upload the </w:t>
      </w:r>
      <w:proofErr w:type="gramStart"/>
      <w:r w:rsidR="006B7D9E">
        <w:t>Non PO</w:t>
      </w:r>
      <w:proofErr w:type="gramEnd"/>
      <w:r w:rsidR="006B7D9E">
        <w:t xml:space="preserve"> New Vendors</w:t>
      </w:r>
      <w:r>
        <w:t xml:space="preserve"> from </w:t>
      </w:r>
      <w:r w:rsidR="006B7D9E">
        <w:t>Aultman</w:t>
      </w:r>
      <w:r w:rsidR="005C64C3">
        <w:t>’</w:t>
      </w:r>
      <w:r w:rsidR="006B7D9E">
        <w:t>s Internal application</w:t>
      </w:r>
      <w:r>
        <w:t xml:space="preserve"> to the </w:t>
      </w:r>
      <w:r w:rsidR="005C64C3">
        <w:t>Vendor Import</w:t>
      </w:r>
      <w:r>
        <w:t xml:space="preserve"> Interface of the Infor </w:t>
      </w:r>
      <w:proofErr w:type="spellStart"/>
      <w:r>
        <w:t>Cloudsuite</w:t>
      </w:r>
      <w:proofErr w:type="spellEnd"/>
      <w:r>
        <w:t xml:space="preserve"> Financials (FSM).</w:t>
      </w:r>
    </w:p>
    <w:p w14:paraId="7DE99620" w14:textId="32B29400" w:rsidR="00FB23CA" w:rsidRDefault="005F2D52" w:rsidP="00FB23CA">
      <w:pPr>
        <w:pStyle w:val="Heading2"/>
      </w:pPr>
      <w:bookmarkStart w:id="8" w:name="_Toc105005161"/>
      <w:bookmarkStart w:id="9" w:name="_Toc105578805"/>
      <w:r>
        <w:t>Business Objectives</w:t>
      </w:r>
      <w:bookmarkEnd w:id="8"/>
      <w:bookmarkEnd w:id="9"/>
    </w:p>
    <w:p w14:paraId="4DF70C7E" w14:textId="4DF2E492" w:rsidR="00F372ED" w:rsidRDefault="00AE3949" w:rsidP="0012790C">
      <w:pPr>
        <w:pStyle w:val="BodyText"/>
        <w:ind w:left="720"/>
      </w:pPr>
      <w:r w:rsidRPr="00AE3949">
        <w:t xml:space="preserve">This interface intends to change the process by picking up the </w:t>
      </w:r>
      <w:r w:rsidR="005C64C3">
        <w:t>Request New Vendor</w:t>
      </w:r>
      <w:r w:rsidRPr="00AE3949">
        <w:t xml:space="preserve"> file from the </w:t>
      </w:r>
      <w:r w:rsidR="005C64C3">
        <w:t>Internal application</w:t>
      </w:r>
      <w:r w:rsidRPr="00AE3949">
        <w:t xml:space="preserve"> and </w:t>
      </w:r>
      <w:r w:rsidRPr="003D7B67">
        <w:t xml:space="preserve">load it into the </w:t>
      </w:r>
      <w:r w:rsidR="005C64C3" w:rsidRPr="003D7B67">
        <w:t>Vendor business class</w:t>
      </w:r>
      <w:r w:rsidRPr="003D7B67">
        <w:t xml:space="preserve"> of the Infor </w:t>
      </w:r>
      <w:proofErr w:type="spellStart"/>
      <w:r w:rsidRPr="003D7B67">
        <w:t>Cloudsuite</w:t>
      </w:r>
      <w:proofErr w:type="spellEnd"/>
      <w:r w:rsidRPr="003D7B67">
        <w:t xml:space="preserve"> Financial via </w:t>
      </w:r>
      <w:proofErr w:type="spellStart"/>
      <w:proofErr w:type="gramStart"/>
      <w:r w:rsidR="005C64C3" w:rsidRPr="003D7B67">
        <w:t>V</w:t>
      </w:r>
      <w:r w:rsidR="00B01D2C" w:rsidRPr="003D7B67">
        <w:t>endorImport</w:t>
      </w:r>
      <w:proofErr w:type="spellEnd"/>
      <w:r w:rsidR="00B01D2C" w:rsidRPr="003D7B67">
        <w:t xml:space="preserve"> </w:t>
      </w:r>
      <w:r w:rsidRPr="003D7B67">
        <w:t xml:space="preserve"> business</w:t>
      </w:r>
      <w:proofErr w:type="gramEnd"/>
      <w:r w:rsidRPr="003D7B67">
        <w:t xml:space="preserve"> class.</w:t>
      </w:r>
      <w:r w:rsidR="00120336" w:rsidRPr="003D7B67">
        <w:t xml:space="preserve"> This is only applicable for those vendor records </w:t>
      </w:r>
      <w:r w:rsidR="001E7256" w:rsidRPr="003D7B67">
        <w:t>with TRADE VENDORS vendor class.</w:t>
      </w:r>
    </w:p>
    <w:p w14:paraId="1CCA13E4" w14:textId="5DE99FE3" w:rsidR="00C56CE0" w:rsidRDefault="002E3B70" w:rsidP="00C56CE0">
      <w:pPr>
        <w:pStyle w:val="Heading2"/>
      </w:pPr>
      <w:bookmarkStart w:id="10" w:name="_Toc105005162"/>
      <w:bookmarkStart w:id="11" w:name="_Toc105578806"/>
      <w:r>
        <w:t>A</w:t>
      </w:r>
      <w:r w:rsidR="00C56CE0">
        <w:t>ssumptions</w:t>
      </w:r>
      <w:bookmarkEnd w:id="10"/>
      <w:bookmarkEnd w:id="11"/>
    </w:p>
    <w:p w14:paraId="1057D48C" w14:textId="77777777" w:rsidR="00416897" w:rsidRDefault="00A802E7" w:rsidP="00416897">
      <w:pPr>
        <w:pStyle w:val="BodyText"/>
        <w:ind w:left="720"/>
      </w:pPr>
      <w:r w:rsidRPr="00A802E7">
        <w:t xml:space="preserve">This </w:t>
      </w:r>
      <w:r w:rsidR="007B5A34">
        <w:t>specification</w:t>
      </w:r>
      <w:r w:rsidRPr="00A802E7">
        <w:t xml:space="preserve"> assumes that the following statements are true. Any changes can result in a change order and will be managed using the change order process as defined in the Service Workorder.</w:t>
      </w:r>
    </w:p>
    <w:p w14:paraId="3C34C477" w14:textId="25E43988" w:rsidR="00AA40D9" w:rsidRPr="00130252" w:rsidRDefault="00AA40D9" w:rsidP="00AA40D9">
      <w:pPr>
        <w:numPr>
          <w:ilvl w:val="0"/>
          <w:numId w:val="17"/>
        </w:numPr>
        <w:contextualSpacing/>
      </w:pPr>
      <w:r>
        <w:rPr>
          <w:rFonts w:cs="Arial"/>
        </w:rPr>
        <w:t>The interface</w:t>
      </w:r>
      <w:r w:rsidRPr="002A217B">
        <w:rPr>
          <w:rFonts w:cs="Arial"/>
        </w:rPr>
        <w:t xml:space="preserve"> file generated by </w:t>
      </w:r>
      <w:r w:rsidRPr="002A217B">
        <w:rPr>
          <w:rFonts w:cs="Arial"/>
          <w:b/>
        </w:rPr>
        <w:t xml:space="preserve">the </w:t>
      </w:r>
      <w:r>
        <w:rPr>
          <w:rFonts w:cs="Arial"/>
          <w:b/>
        </w:rPr>
        <w:t xml:space="preserve">provider </w:t>
      </w:r>
      <w:r>
        <w:rPr>
          <w:rFonts w:cs="Arial"/>
        </w:rPr>
        <w:t>is in FSM acceptable format ready and</w:t>
      </w:r>
      <w:r w:rsidRPr="002A217B">
        <w:rPr>
          <w:rFonts w:cs="Arial"/>
        </w:rPr>
        <w:t xml:space="preserve"> will be used to update </w:t>
      </w:r>
      <w:r w:rsidR="00B01D2C">
        <w:rPr>
          <w:rFonts w:cs="Arial"/>
        </w:rPr>
        <w:t xml:space="preserve">Vendor Records in </w:t>
      </w:r>
      <w:proofErr w:type="spellStart"/>
      <w:r w:rsidRPr="002A217B">
        <w:rPr>
          <w:rFonts w:cs="Arial"/>
        </w:rPr>
        <w:t>Cloudsuite</w:t>
      </w:r>
      <w:proofErr w:type="spellEnd"/>
      <w:r w:rsidRPr="002A217B">
        <w:rPr>
          <w:rFonts w:cs="Arial"/>
        </w:rPr>
        <w:t xml:space="preserve"> Financials.  </w:t>
      </w:r>
    </w:p>
    <w:p w14:paraId="4F61D37C" w14:textId="71DBB1A4" w:rsidR="00AA40D9" w:rsidRPr="00020FB7" w:rsidRDefault="00AA40D9" w:rsidP="00AA40D9">
      <w:pPr>
        <w:numPr>
          <w:ilvl w:val="0"/>
          <w:numId w:val="17"/>
        </w:numPr>
        <w:contextualSpacing/>
      </w:pPr>
      <w:r>
        <w:t xml:space="preserve">Validation will not be performed during the file import process, rather, the </w:t>
      </w:r>
      <w:r w:rsidR="00375314">
        <w:t xml:space="preserve">data </w:t>
      </w:r>
      <w:r>
        <w:t xml:space="preserve">validation will take place </w:t>
      </w:r>
      <w:r w:rsidR="00375314">
        <w:t>after the record has been imported.</w:t>
      </w:r>
    </w:p>
    <w:p w14:paraId="0A2ED184" w14:textId="1121DE84" w:rsidR="00AA40D9" w:rsidRPr="002F2D99" w:rsidRDefault="00AA40D9" w:rsidP="00AA40D9">
      <w:pPr>
        <w:numPr>
          <w:ilvl w:val="0"/>
          <w:numId w:val="17"/>
        </w:numPr>
        <w:contextualSpacing/>
      </w:pPr>
      <w:r w:rsidRPr="002F2D99">
        <w:t xml:space="preserve">File naming convention will be provided by </w:t>
      </w:r>
      <w:r w:rsidR="00290A61" w:rsidRPr="002F2D99">
        <w:t>AHF</w:t>
      </w:r>
      <w:r w:rsidR="00D665DF" w:rsidRPr="002F2D99">
        <w:t xml:space="preserve"> for the source file</w:t>
      </w:r>
      <w:r w:rsidR="00290A61" w:rsidRPr="002F2D99">
        <w:t>.</w:t>
      </w:r>
    </w:p>
    <w:p w14:paraId="65BE8D34" w14:textId="2583A1F6" w:rsidR="00375314" w:rsidRPr="002F2D99" w:rsidRDefault="00375314" w:rsidP="00AA40D9">
      <w:pPr>
        <w:numPr>
          <w:ilvl w:val="0"/>
          <w:numId w:val="17"/>
        </w:numPr>
        <w:contextualSpacing/>
      </w:pPr>
      <w:r w:rsidRPr="002F2D99">
        <w:t>Source File will be sent daily</w:t>
      </w:r>
      <w:r w:rsidR="00A00493" w:rsidRPr="002F2D99">
        <w:t xml:space="preserve"> and multiple times.</w:t>
      </w:r>
    </w:p>
    <w:p w14:paraId="0269C8B6" w14:textId="1C7983A3" w:rsidR="00AA3378" w:rsidRPr="002F2D99" w:rsidRDefault="000A47F4" w:rsidP="00AA40D9">
      <w:pPr>
        <w:numPr>
          <w:ilvl w:val="0"/>
          <w:numId w:val="17"/>
        </w:numPr>
        <w:contextualSpacing/>
      </w:pPr>
      <w:proofErr w:type="spellStart"/>
      <w:r w:rsidRPr="002F2D99">
        <w:t>UserField</w:t>
      </w:r>
      <w:proofErr w:type="spellEnd"/>
      <w:r w:rsidRPr="002F2D99">
        <w:t xml:space="preserve"> will be created to input Service Type. Name of the user field will be </w:t>
      </w:r>
      <w:proofErr w:type="spellStart"/>
      <w:proofErr w:type="gramStart"/>
      <w:r w:rsidR="00866CEE" w:rsidRPr="002F2D99">
        <w:t>AHVendorServiceType</w:t>
      </w:r>
      <w:proofErr w:type="spellEnd"/>
      <w:proofErr w:type="gramEnd"/>
    </w:p>
    <w:p w14:paraId="404555C8" w14:textId="05531CD5" w:rsidR="002D4B5D" w:rsidRPr="002F2D99" w:rsidRDefault="009E7D12" w:rsidP="00AA40D9">
      <w:pPr>
        <w:numPr>
          <w:ilvl w:val="0"/>
          <w:numId w:val="17"/>
        </w:numPr>
        <w:contextualSpacing/>
      </w:pPr>
      <w:r w:rsidRPr="002F2D99">
        <w:t xml:space="preserve">Records that will be imported are only for </w:t>
      </w:r>
      <w:r w:rsidR="001E25DA" w:rsidRPr="002F2D99">
        <w:t>TRADE VENDORS (TRD) vendor class.</w:t>
      </w:r>
    </w:p>
    <w:p w14:paraId="675E7788" w14:textId="41287205" w:rsidR="00C56CE0" w:rsidRDefault="00C56CE0" w:rsidP="00C56CE0">
      <w:pPr>
        <w:pStyle w:val="BodyText"/>
        <w:ind w:left="0"/>
      </w:pPr>
    </w:p>
    <w:p w14:paraId="7C53D119" w14:textId="4A0AA3F8" w:rsidR="00897903" w:rsidRDefault="001F6C91" w:rsidP="00062132">
      <w:pPr>
        <w:pStyle w:val="Heading1"/>
      </w:pPr>
      <w:bookmarkStart w:id="12" w:name="_Toc105005163"/>
      <w:bookmarkStart w:id="13" w:name="_Toc105578807"/>
      <w:r>
        <w:t>Functional Specifications</w:t>
      </w:r>
      <w:bookmarkEnd w:id="12"/>
      <w:bookmarkEnd w:id="13"/>
    </w:p>
    <w:p w14:paraId="0BA2C84A" w14:textId="77777777" w:rsidR="00897903" w:rsidRDefault="00897903" w:rsidP="0070634E">
      <w:pPr>
        <w:pStyle w:val="BodyText"/>
        <w:ind w:left="0"/>
      </w:pPr>
    </w:p>
    <w:p w14:paraId="7EEA6B76" w14:textId="5452361E" w:rsidR="00897903" w:rsidRDefault="00EF0F03" w:rsidP="00897903">
      <w:pPr>
        <w:pStyle w:val="Heading2"/>
      </w:pPr>
      <w:bookmarkStart w:id="14" w:name="_Toc105005164"/>
      <w:bookmarkStart w:id="15" w:name="_Toc105578808"/>
      <w:r>
        <w:t>Ov</w:t>
      </w:r>
      <w:r w:rsidR="0070634E">
        <w:t>e</w:t>
      </w:r>
      <w:r>
        <w:t>rview</w:t>
      </w:r>
      <w:bookmarkEnd w:id="14"/>
      <w:bookmarkEnd w:id="15"/>
    </w:p>
    <w:p w14:paraId="685A333B" w14:textId="0A001B7A" w:rsidR="00821EBD" w:rsidRPr="00B37C7A" w:rsidRDefault="00821EBD" w:rsidP="00821EBD">
      <w:pPr>
        <w:ind w:left="720"/>
        <w:rPr>
          <w:rFonts w:cs="Arial"/>
        </w:rPr>
      </w:pPr>
      <w:r>
        <w:t xml:space="preserve">The inbound interface will use Infor </w:t>
      </w:r>
      <w:proofErr w:type="spellStart"/>
      <w:r>
        <w:t>Cloudsuite</w:t>
      </w:r>
      <w:proofErr w:type="spellEnd"/>
      <w:r>
        <w:t xml:space="preserve"> Financials functionality to load </w:t>
      </w:r>
      <w:r w:rsidR="00F44D85">
        <w:t xml:space="preserve">New </w:t>
      </w:r>
      <w:r w:rsidR="00CE22AA">
        <w:t>N</w:t>
      </w:r>
      <w:r w:rsidR="00F44D85">
        <w:t>on</w:t>
      </w:r>
      <w:r w:rsidR="00CE22AA">
        <w:t>-</w:t>
      </w:r>
      <w:r w:rsidR="00F44D85">
        <w:t xml:space="preserve">PO </w:t>
      </w:r>
      <w:r w:rsidR="00F44D85" w:rsidRPr="002F2D99">
        <w:t>vendors</w:t>
      </w:r>
      <w:r w:rsidR="0016595D" w:rsidRPr="002F2D99">
        <w:t xml:space="preserve"> with TRD vendor class</w:t>
      </w:r>
      <w:r w:rsidRPr="002F2D99">
        <w:t xml:space="preserve"> from </w:t>
      </w:r>
      <w:r w:rsidR="004D79A8" w:rsidRPr="002F2D99">
        <w:t>Aultman’s Internal application</w:t>
      </w:r>
      <w:r w:rsidRPr="002F2D99">
        <w:t xml:space="preserve"> to Infor CSF Global Ledger via </w:t>
      </w:r>
      <w:proofErr w:type="spellStart"/>
      <w:r w:rsidR="004D79A8" w:rsidRPr="002F2D99">
        <w:rPr>
          <w:rFonts w:cs="Arial"/>
        </w:rPr>
        <w:t>VendorImport</w:t>
      </w:r>
      <w:proofErr w:type="spellEnd"/>
      <w:r w:rsidR="004D79A8" w:rsidRPr="002F2D99">
        <w:rPr>
          <w:rFonts w:cs="Arial"/>
        </w:rPr>
        <w:t xml:space="preserve"> </w:t>
      </w:r>
      <w:r w:rsidRPr="002F2D99">
        <w:rPr>
          <w:rFonts w:cs="Arial"/>
        </w:rPr>
        <w:t>business class</w:t>
      </w:r>
      <w:r w:rsidRPr="002F2D99">
        <w:t>.</w:t>
      </w:r>
      <w:r w:rsidRPr="00D50C83">
        <w:rPr>
          <w:rFonts w:cs="Arial"/>
        </w:rPr>
        <w:t xml:space="preserve"> </w:t>
      </w:r>
    </w:p>
    <w:p w14:paraId="32FC7913" w14:textId="77777777" w:rsidR="00EE4E8E" w:rsidRDefault="00EE4E8E" w:rsidP="00EA7C39">
      <w:pPr>
        <w:pStyle w:val="BodyText"/>
        <w:ind w:left="720"/>
      </w:pPr>
    </w:p>
    <w:p w14:paraId="073A4724" w14:textId="19A43A52" w:rsidR="00F204DF" w:rsidRDefault="00504109" w:rsidP="0070634E">
      <w:pPr>
        <w:pStyle w:val="Heading2"/>
      </w:pPr>
      <w:bookmarkStart w:id="16" w:name="_Toc105005165"/>
      <w:bookmarkStart w:id="17" w:name="_Toc105578809"/>
      <w:r>
        <w:t>Functional Requirements</w:t>
      </w:r>
      <w:bookmarkEnd w:id="16"/>
      <w:bookmarkEnd w:id="17"/>
    </w:p>
    <w:p w14:paraId="7895F424" w14:textId="247771EF" w:rsidR="00A6177D" w:rsidRDefault="00A6177D" w:rsidP="00A6177D">
      <w:pPr>
        <w:pStyle w:val="BodyText"/>
        <w:ind w:left="720"/>
      </w:pPr>
      <w:r>
        <w:tab/>
      </w:r>
    </w:p>
    <w:tbl>
      <w:tblPr>
        <w:tblStyle w:val="LightGrid-Accent1"/>
        <w:tblW w:w="4530" w:type="pct"/>
        <w:tblInd w:w="672" w:type="dxa"/>
        <w:tblLayout w:type="fixed"/>
        <w:tblLook w:val="04A0" w:firstRow="1" w:lastRow="0" w:firstColumn="1" w:lastColumn="0" w:noHBand="0" w:noVBand="1"/>
      </w:tblPr>
      <w:tblGrid>
        <w:gridCol w:w="1701"/>
        <w:gridCol w:w="7740"/>
      </w:tblGrid>
      <w:tr w:rsidR="00F204DF" w:rsidRPr="00544890" w14:paraId="0C7CA1B6" w14:textId="77777777" w:rsidTr="00A6177D">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901" w:type="pct"/>
          </w:tcPr>
          <w:p w14:paraId="404CC4EB" w14:textId="5730EA03" w:rsidR="00F204DF" w:rsidRPr="00544890" w:rsidRDefault="00F204DF">
            <w:pPr>
              <w:rPr>
                <w:rFonts w:cs="Arial"/>
                <w:sz w:val="18"/>
                <w:szCs w:val="18"/>
              </w:rPr>
            </w:pPr>
            <w:r>
              <w:rPr>
                <w:rFonts w:cs="Arial"/>
                <w:sz w:val="18"/>
                <w:szCs w:val="18"/>
              </w:rPr>
              <w:t>Functional Requirement ID</w:t>
            </w:r>
          </w:p>
        </w:tc>
        <w:tc>
          <w:tcPr>
            <w:tcW w:w="4099" w:type="pct"/>
          </w:tcPr>
          <w:p w14:paraId="02478316" w14:textId="4735E459" w:rsidR="00F204DF" w:rsidRPr="00544890" w:rsidRDefault="00F204DF">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Requirement Definition</w:t>
            </w:r>
          </w:p>
        </w:tc>
      </w:tr>
      <w:tr w:rsidR="00F204DF" w:rsidRPr="00544890" w14:paraId="507C2B29" w14:textId="77777777" w:rsidTr="00A6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245477DF" w14:textId="6F3A8E07" w:rsidR="00F204DF" w:rsidRPr="007114E8" w:rsidRDefault="00562235">
            <w:pPr>
              <w:rPr>
                <w:rFonts w:cs="Arial"/>
                <w:bCs w:val="0"/>
                <w:sz w:val="16"/>
                <w:szCs w:val="16"/>
              </w:rPr>
            </w:pPr>
            <w:r w:rsidRPr="007114E8">
              <w:rPr>
                <w:rFonts w:cs="Arial"/>
                <w:bCs w:val="0"/>
                <w:sz w:val="16"/>
                <w:szCs w:val="16"/>
              </w:rPr>
              <w:t xml:space="preserve">FR </w:t>
            </w:r>
            <w:r w:rsidR="00F204DF" w:rsidRPr="007114E8">
              <w:rPr>
                <w:rFonts w:cs="Arial"/>
                <w:bCs w:val="0"/>
                <w:sz w:val="16"/>
                <w:szCs w:val="16"/>
              </w:rPr>
              <w:t>1.1</w:t>
            </w:r>
          </w:p>
        </w:tc>
        <w:tc>
          <w:tcPr>
            <w:tcW w:w="4099" w:type="pct"/>
          </w:tcPr>
          <w:p w14:paraId="013B06AF" w14:textId="0D3C7986" w:rsidR="00F204DF" w:rsidRPr="0041290D" w:rsidRDefault="00441796">
            <w:pPr>
              <w:cnfStyle w:val="000000100000" w:firstRow="0" w:lastRow="0" w:firstColumn="0" w:lastColumn="0" w:oddVBand="0" w:evenVBand="0" w:oddHBand="1" w:evenHBand="0" w:firstRowFirstColumn="0" w:firstRowLastColumn="0" w:lastRowFirstColumn="0" w:lastRowLastColumn="0"/>
              <w:rPr>
                <w:rFonts w:cs="Arial"/>
                <w:sz w:val="16"/>
                <w:szCs w:val="16"/>
              </w:rPr>
            </w:pPr>
            <w:r>
              <w:rPr>
                <w:sz w:val="16"/>
                <w:szCs w:val="16"/>
              </w:rPr>
              <w:t>AHF</w:t>
            </w:r>
            <w:r w:rsidR="007F313C" w:rsidRPr="007F313C">
              <w:rPr>
                <w:sz w:val="16"/>
                <w:szCs w:val="16"/>
              </w:rPr>
              <w:t xml:space="preserve"> needs a way to systematically pick up the </w:t>
            </w:r>
            <w:r w:rsidR="00DF48B8">
              <w:rPr>
                <w:sz w:val="16"/>
                <w:szCs w:val="16"/>
              </w:rPr>
              <w:t xml:space="preserve">new </w:t>
            </w:r>
            <w:r w:rsidR="002010FB">
              <w:rPr>
                <w:sz w:val="16"/>
                <w:szCs w:val="16"/>
              </w:rPr>
              <w:t>non-PO</w:t>
            </w:r>
            <w:r w:rsidR="00DF48B8">
              <w:rPr>
                <w:sz w:val="16"/>
                <w:szCs w:val="16"/>
              </w:rPr>
              <w:t xml:space="preserve"> vendor records and upload it to FSM</w:t>
            </w:r>
          </w:p>
        </w:tc>
      </w:tr>
      <w:tr w:rsidR="00F204DF" w:rsidRPr="00544890" w14:paraId="5DD2C8EA" w14:textId="77777777" w:rsidTr="00A617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46909797" w14:textId="24F051EE" w:rsidR="00F204DF" w:rsidRPr="007114E8" w:rsidRDefault="00562235">
            <w:pPr>
              <w:rPr>
                <w:rFonts w:cs="Arial"/>
                <w:bCs w:val="0"/>
                <w:sz w:val="16"/>
                <w:szCs w:val="16"/>
              </w:rPr>
            </w:pPr>
            <w:r w:rsidRPr="007114E8">
              <w:rPr>
                <w:rFonts w:cs="Arial"/>
                <w:bCs w:val="0"/>
                <w:sz w:val="16"/>
                <w:szCs w:val="16"/>
              </w:rPr>
              <w:t xml:space="preserve">FR </w:t>
            </w:r>
            <w:r w:rsidR="00F204DF" w:rsidRPr="007114E8">
              <w:rPr>
                <w:rFonts w:cs="Arial"/>
                <w:bCs w:val="0"/>
                <w:sz w:val="16"/>
                <w:szCs w:val="16"/>
              </w:rPr>
              <w:t>1.2</w:t>
            </w:r>
          </w:p>
        </w:tc>
        <w:tc>
          <w:tcPr>
            <w:tcW w:w="4099" w:type="pct"/>
          </w:tcPr>
          <w:p w14:paraId="0C4212AA" w14:textId="779BACF9" w:rsidR="00F204DF" w:rsidRPr="0041290D" w:rsidRDefault="00A72836">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AP</w:t>
            </w:r>
            <w:r w:rsidR="0062706D" w:rsidRPr="0062706D">
              <w:rPr>
                <w:sz w:val="16"/>
                <w:szCs w:val="16"/>
              </w:rPr>
              <w:t xml:space="preserve"> Group identified by </w:t>
            </w:r>
            <w:r w:rsidR="00241FD3">
              <w:rPr>
                <w:sz w:val="16"/>
                <w:szCs w:val="16"/>
              </w:rPr>
              <w:t>AHF</w:t>
            </w:r>
            <w:r w:rsidR="0062706D" w:rsidRPr="0062706D">
              <w:rPr>
                <w:sz w:val="16"/>
                <w:szCs w:val="16"/>
              </w:rPr>
              <w:t xml:space="preserve"> needs to be notified when </w:t>
            </w:r>
            <w:r w:rsidR="00DF48B8">
              <w:rPr>
                <w:sz w:val="16"/>
                <w:szCs w:val="16"/>
              </w:rPr>
              <w:t>vendor records</w:t>
            </w:r>
            <w:r w:rsidR="0062706D" w:rsidRPr="0062706D">
              <w:rPr>
                <w:sz w:val="16"/>
                <w:szCs w:val="16"/>
              </w:rPr>
              <w:t xml:space="preserve"> have been loaded successfully.</w:t>
            </w:r>
          </w:p>
        </w:tc>
      </w:tr>
      <w:tr w:rsidR="00F204DF" w:rsidRPr="00544890" w14:paraId="580D6096" w14:textId="77777777" w:rsidTr="00A6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073B1CAA" w14:textId="1D4D6399" w:rsidR="00F204DF" w:rsidRPr="007114E8" w:rsidRDefault="00562235">
            <w:pPr>
              <w:rPr>
                <w:rFonts w:cs="Arial"/>
                <w:bCs w:val="0"/>
                <w:sz w:val="16"/>
                <w:szCs w:val="16"/>
              </w:rPr>
            </w:pPr>
            <w:r w:rsidRPr="007114E8">
              <w:rPr>
                <w:rFonts w:cs="Arial"/>
                <w:bCs w:val="0"/>
                <w:sz w:val="16"/>
                <w:szCs w:val="16"/>
              </w:rPr>
              <w:t xml:space="preserve">FR </w:t>
            </w:r>
            <w:r w:rsidR="00F204DF" w:rsidRPr="007114E8">
              <w:rPr>
                <w:rFonts w:cs="Arial"/>
                <w:bCs w:val="0"/>
                <w:sz w:val="16"/>
                <w:szCs w:val="16"/>
              </w:rPr>
              <w:t>1.3</w:t>
            </w:r>
          </w:p>
        </w:tc>
        <w:tc>
          <w:tcPr>
            <w:tcW w:w="4099" w:type="pct"/>
          </w:tcPr>
          <w:p w14:paraId="01C75B7C" w14:textId="52CA9A1C" w:rsidR="00F204DF" w:rsidRDefault="00AF596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Interface Delivery Method</w:t>
            </w:r>
          </w:p>
        </w:tc>
      </w:tr>
      <w:tr w:rsidR="007114E8" w:rsidRPr="00544890" w14:paraId="47A93619" w14:textId="77777777" w:rsidTr="00A617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01DD2B49" w14:textId="70344B1D" w:rsidR="007114E8" w:rsidRDefault="007114E8">
            <w:pPr>
              <w:rPr>
                <w:rFonts w:cs="Arial"/>
                <w:sz w:val="16"/>
                <w:szCs w:val="16"/>
              </w:rPr>
            </w:pPr>
            <w:r>
              <w:rPr>
                <w:rFonts w:cs="Arial"/>
                <w:sz w:val="16"/>
                <w:szCs w:val="16"/>
              </w:rPr>
              <w:t>FR 1.4</w:t>
            </w:r>
          </w:p>
        </w:tc>
        <w:tc>
          <w:tcPr>
            <w:tcW w:w="4099" w:type="pct"/>
          </w:tcPr>
          <w:p w14:paraId="1CD23789" w14:textId="0DD1EDFE" w:rsidR="007114E8" w:rsidRDefault="00D5610F">
            <w:pPr>
              <w:cnfStyle w:val="000000010000" w:firstRow="0" w:lastRow="0" w:firstColumn="0" w:lastColumn="0" w:oddVBand="0" w:evenVBand="0" w:oddHBand="0" w:evenHBand="1" w:firstRowFirstColumn="0" w:firstRowLastColumn="0" w:lastRowFirstColumn="0" w:lastRowLastColumn="0"/>
              <w:rPr>
                <w:sz w:val="16"/>
                <w:szCs w:val="16"/>
              </w:rPr>
            </w:pPr>
            <w:r w:rsidRPr="00D5610F">
              <w:rPr>
                <w:sz w:val="16"/>
                <w:szCs w:val="16"/>
              </w:rPr>
              <w:t xml:space="preserve">Input file will be converted to </w:t>
            </w:r>
            <w:r w:rsidR="00A5646A">
              <w:rPr>
                <w:sz w:val="16"/>
                <w:szCs w:val="16"/>
              </w:rPr>
              <w:t>FSM</w:t>
            </w:r>
            <w:r w:rsidRPr="00D5610F">
              <w:rPr>
                <w:sz w:val="16"/>
                <w:szCs w:val="16"/>
              </w:rPr>
              <w:t xml:space="preserve"> format</w:t>
            </w:r>
            <w:r w:rsidR="00B63CEF">
              <w:rPr>
                <w:sz w:val="16"/>
                <w:szCs w:val="16"/>
              </w:rPr>
              <w:t xml:space="preserve"> as needed</w:t>
            </w:r>
          </w:p>
        </w:tc>
      </w:tr>
      <w:tr w:rsidR="00AF5965" w:rsidRPr="00544890" w14:paraId="5DDC7E98" w14:textId="77777777" w:rsidTr="00A6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430CA4BB" w14:textId="5861426E" w:rsidR="00AF5965" w:rsidRDefault="00AF5965" w:rsidP="00AF5965">
            <w:pPr>
              <w:rPr>
                <w:rFonts w:cs="Arial"/>
                <w:sz w:val="16"/>
                <w:szCs w:val="16"/>
              </w:rPr>
            </w:pPr>
            <w:r>
              <w:rPr>
                <w:rFonts w:cs="Arial"/>
                <w:sz w:val="16"/>
                <w:szCs w:val="16"/>
              </w:rPr>
              <w:t>FR 1.5</w:t>
            </w:r>
          </w:p>
        </w:tc>
        <w:tc>
          <w:tcPr>
            <w:tcW w:w="4099" w:type="pct"/>
          </w:tcPr>
          <w:p w14:paraId="571864B6" w14:textId="74BEF7A2" w:rsidR="00AF5965" w:rsidRDefault="00B63CEF" w:rsidP="00AF596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Error Handling</w:t>
            </w:r>
          </w:p>
        </w:tc>
      </w:tr>
      <w:tr w:rsidR="001003A2" w:rsidRPr="00544890" w14:paraId="6C16A975" w14:textId="77777777" w:rsidTr="00A617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108EED91" w14:textId="6914C488" w:rsidR="001003A2" w:rsidRDefault="001003A2" w:rsidP="001003A2">
            <w:pPr>
              <w:rPr>
                <w:rFonts w:cs="Arial"/>
                <w:sz w:val="16"/>
                <w:szCs w:val="16"/>
              </w:rPr>
            </w:pPr>
            <w:r w:rsidRPr="00E62315">
              <w:rPr>
                <w:rFonts w:cs="Arial"/>
                <w:sz w:val="16"/>
                <w:szCs w:val="16"/>
              </w:rPr>
              <w:t>FR 1.</w:t>
            </w:r>
            <w:r>
              <w:rPr>
                <w:rFonts w:cs="Arial"/>
                <w:sz w:val="16"/>
                <w:szCs w:val="16"/>
              </w:rPr>
              <w:t>6</w:t>
            </w:r>
          </w:p>
        </w:tc>
        <w:tc>
          <w:tcPr>
            <w:tcW w:w="4099" w:type="pct"/>
          </w:tcPr>
          <w:p w14:paraId="563C8DBF" w14:textId="52F85569" w:rsidR="001003A2" w:rsidRPr="00C336ED" w:rsidRDefault="00B63CEF" w:rsidP="001003A2">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Archiving will be automated. Once the file has been processed, it will be move to the </w:t>
            </w:r>
            <w:r w:rsidR="000061AC">
              <w:rPr>
                <w:sz w:val="16"/>
                <w:szCs w:val="16"/>
              </w:rPr>
              <w:t>processed folder.</w:t>
            </w:r>
          </w:p>
        </w:tc>
      </w:tr>
    </w:tbl>
    <w:p w14:paraId="2116FA24" w14:textId="6DCE3A3F" w:rsidR="008A4892" w:rsidRDefault="008A4892" w:rsidP="006E1007"/>
    <w:p w14:paraId="3176EBBA" w14:textId="5372BCA5" w:rsidR="00070F0C" w:rsidRDefault="00620734" w:rsidP="00E346F3">
      <w:pPr>
        <w:pStyle w:val="FunctionalRequirements"/>
      </w:pPr>
      <w:r>
        <w:t xml:space="preserve">File generated by </w:t>
      </w:r>
      <w:r w:rsidR="000061AC">
        <w:t xml:space="preserve">internal </w:t>
      </w:r>
      <w:r w:rsidR="0056507F">
        <w:t>application</w:t>
      </w:r>
    </w:p>
    <w:p w14:paraId="29CAAA4B" w14:textId="05A8726B" w:rsidR="003C3FF7" w:rsidRPr="003C3FF7" w:rsidRDefault="00564911" w:rsidP="003C3FF7">
      <w:pPr>
        <w:pStyle w:val="BodyText"/>
      </w:pPr>
      <w:r>
        <w:t xml:space="preserve">File will be generated from </w:t>
      </w:r>
      <w:r w:rsidR="00A72836">
        <w:t>Aultman’s Internal application</w:t>
      </w:r>
      <w:r>
        <w:t xml:space="preserve">, then </w:t>
      </w:r>
      <w:r w:rsidR="00F377BB">
        <w:t xml:space="preserve">load it to FSM </w:t>
      </w:r>
      <w:r w:rsidR="00A72836">
        <w:t>Vendor Import</w:t>
      </w:r>
      <w:r w:rsidR="00F377BB">
        <w:t xml:space="preserve"> Interface. The file will be modified to FSM upload format</w:t>
      </w:r>
      <w:r w:rsidR="00A72836">
        <w:t xml:space="preserve"> if needed.</w:t>
      </w:r>
    </w:p>
    <w:p w14:paraId="782B58F4" w14:textId="534A3FDC" w:rsidR="00632185" w:rsidRDefault="00A72836" w:rsidP="00632185">
      <w:pPr>
        <w:pStyle w:val="FunctionalRequirements"/>
      </w:pPr>
      <w:r>
        <w:t>AP</w:t>
      </w:r>
      <w:r w:rsidR="00620734">
        <w:t xml:space="preserve"> group</w:t>
      </w:r>
      <w:r w:rsidR="00333226">
        <w:t xml:space="preserve"> to be notified </w:t>
      </w:r>
    </w:p>
    <w:p w14:paraId="0862D9EC" w14:textId="1C5A6496" w:rsidR="001C074C" w:rsidRDefault="00D71CE3" w:rsidP="00D71CE3">
      <w:pPr>
        <w:pStyle w:val="BodyText"/>
      </w:pPr>
      <w:r>
        <w:t xml:space="preserve">Group or Individual that will be notified </w:t>
      </w:r>
      <w:r w:rsidR="00A72836">
        <w:t>for both successful and error run.</w:t>
      </w:r>
    </w:p>
    <w:p w14:paraId="560F128D" w14:textId="77777777" w:rsidR="001C074C" w:rsidRDefault="001C074C" w:rsidP="00214014">
      <w:pPr>
        <w:pStyle w:val="BodyText"/>
      </w:pPr>
    </w:p>
    <w:p w14:paraId="4D471454" w14:textId="1DFF9086" w:rsidR="00214014" w:rsidRDefault="00214014" w:rsidP="00214014">
      <w:pPr>
        <w:pStyle w:val="FunctionalRequirements"/>
      </w:pPr>
      <w:r>
        <w:t>interface delivery method</w:t>
      </w:r>
    </w:p>
    <w:tbl>
      <w:tblPr>
        <w:tblStyle w:val="LightGrid-Accent1"/>
        <w:tblW w:w="8460" w:type="dxa"/>
        <w:tblInd w:w="1548" w:type="dxa"/>
        <w:tblLook w:val="0480" w:firstRow="0" w:lastRow="0" w:firstColumn="1" w:lastColumn="0" w:noHBand="0" w:noVBand="1"/>
      </w:tblPr>
      <w:tblGrid>
        <w:gridCol w:w="2942"/>
        <w:gridCol w:w="5518"/>
      </w:tblGrid>
      <w:tr w:rsidR="00F60653" w:rsidRPr="009641C6" w14:paraId="12EDCD8A" w14:textId="77777777" w:rsidTr="5D39B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E3427EF" w14:textId="77777777" w:rsidR="00F60653" w:rsidRPr="00E1381E" w:rsidRDefault="00F60653">
            <w:pPr>
              <w:rPr>
                <w:rFonts w:cs="Arial"/>
                <w:bCs w:val="0"/>
                <w:sz w:val="18"/>
                <w:szCs w:val="18"/>
              </w:rPr>
            </w:pPr>
            <w:r>
              <w:rPr>
                <w:rFonts w:cs="Arial"/>
                <w:bCs w:val="0"/>
                <w:sz w:val="18"/>
                <w:szCs w:val="18"/>
              </w:rPr>
              <w:t>Interface Type</w:t>
            </w:r>
          </w:p>
        </w:tc>
        <w:tc>
          <w:tcPr>
            <w:tcW w:w="5518" w:type="dxa"/>
          </w:tcPr>
          <w:p w14:paraId="21ECC27C" w14:textId="719565EF" w:rsidR="00F60653" w:rsidRPr="009641C6" w:rsidRDefault="00D71CE3">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Inbound</w:t>
            </w:r>
          </w:p>
        </w:tc>
      </w:tr>
      <w:tr w:rsidR="00F60653" w:rsidRPr="009641C6" w14:paraId="760EC605" w14:textId="77777777" w:rsidTr="5D39B7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7F2ED57" w14:textId="77777777" w:rsidR="00F60653" w:rsidRPr="00E1381E" w:rsidRDefault="00F60653">
            <w:pPr>
              <w:rPr>
                <w:rFonts w:cs="Arial"/>
                <w:bCs w:val="0"/>
                <w:sz w:val="18"/>
                <w:szCs w:val="18"/>
              </w:rPr>
            </w:pPr>
            <w:r>
              <w:rPr>
                <w:rFonts w:cs="Arial"/>
                <w:bCs w:val="0"/>
                <w:sz w:val="18"/>
                <w:szCs w:val="18"/>
              </w:rPr>
              <w:t>Source System</w:t>
            </w:r>
          </w:p>
        </w:tc>
        <w:tc>
          <w:tcPr>
            <w:tcW w:w="5518" w:type="dxa"/>
          </w:tcPr>
          <w:p w14:paraId="4D880403" w14:textId="77777777" w:rsidR="00F60653" w:rsidRPr="009641C6" w:rsidRDefault="00F60653">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Infor Financials and Supply Management (FSM)</w:t>
            </w:r>
          </w:p>
        </w:tc>
      </w:tr>
      <w:tr w:rsidR="00F60653" w:rsidRPr="009641C6" w14:paraId="37A5FDC7" w14:textId="77777777" w:rsidTr="5D39B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FCFB357" w14:textId="77777777" w:rsidR="00F60653" w:rsidRPr="00E1381E" w:rsidRDefault="00F60653">
            <w:pPr>
              <w:rPr>
                <w:rFonts w:cs="Arial"/>
                <w:bCs w:val="0"/>
                <w:sz w:val="18"/>
                <w:szCs w:val="18"/>
              </w:rPr>
            </w:pPr>
            <w:r w:rsidRPr="006109EA">
              <w:rPr>
                <w:rFonts w:cs="Arial"/>
                <w:bCs w:val="0"/>
                <w:sz w:val="18"/>
                <w:szCs w:val="18"/>
              </w:rPr>
              <w:t>Target System</w:t>
            </w:r>
          </w:p>
        </w:tc>
        <w:tc>
          <w:tcPr>
            <w:tcW w:w="5518" w:type="dxa"/>
          </w:tcPr>
          <w:p w14:paraId="4E1FDE75" w14:textId="77777777" w:rsidR="00F60653" w:rsidRPr="0021695A" w:rsidRDefault="00F60653">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21695A">
              <w:rPr>
                <w:color w:val="000000" w:themeColor="text1"/>
                <w:sz w:val="18"/>
                <w:szCs w:val="18"/>
              </w:rPr>
              <w:t>Client FTP/SFTP location</w:t>
            </w:r>
          </w:p>
        </w:tc>
      </w:tr>
      <w:tr w:rsidR="00F60653" w:rsidRPr="009641C6" w14:paraId="526FF8BA" w14:textId="77777777" w:rsidTr="5D39B7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6059BDF" w14:textId="77777777" w:rsidR="00F60653" w:rsidRDefault="00F60653">
            <w:pPr>
              <w:rPr>
                <w:rFonts w:cs="Arial"/>
                <w:bCs w:val="0"/>
                <w:sz w:val="18"/>
                <w:szCs w:val="18"/>
              </w:rPr>
            </w:pPr>
            <w:r>
              <w:rPr>
                <w:rFonts w:cs="Arial"/>
                <w:bCs w:val="0"/>
                <w:sz w:val="18"/>
                <w:szCs w:val="18"/>
              </w:rPr>
              <w:t>Frequency</w:t>
            </w:r>
          </w:p>
        </w:tc>
        <w:tc>
          <w:tcPr>
            <w:tcW w:w="5518" w:type="dxa"/>
          </w:tcPr>
          <w:p w14:paraId="5039BF62" w14:textId="0E239047" w:rsidR="00F60653" w:rsidRPr="0021695A" w:rsidRDefault="00A72836">
            <w:pPr>
              <w:cnfStyle w:val="000000010000" w:firstRow="0" w:lastRow="0" w:firstColumn="0" w:lastColumn="0" w:oddVBand="0" w:evenVBand="0" w:oddHBand="0" w:evenHBand="1" w:firstRowFirstColumn="0" w:firstRowLastColumn="0" w:lastRowFirstColumn="0" w:lastRowLastColumn="0"/>
              <w:rPr>
                <w:color w:val="000000" w:themeColor="text1"/>
                <w:sz w:val="18"/>
                <w:szCs w:val="18"/>
              </w:rPr>
            </w:pPr>
            <w:r w:rsidRPr="20B4E86F">
              <w:rPr>
                <w:color w:val="000000" w:themeColor="text1"/>
                <w:sz w:val="18"/>
                <w:szCs w:val="18"/>
              </w:rPr>
              <w:t xml:space="preserve">Daily </w:t>
            </w:r>
            <w:r w:rsidR="0789CB1D" w:rsidRPr="20B4E86F">
              <w:rPr>
                <w:color w:val="000000" w:themeColor="text1"/>
                <w:sz w:val="18"/>
                <w:szCs w:val="18"/>
              </w:rPr>
              <w:t>Scheduled (8:30am and 2:30pm EST)</w:t>
            </w:r>
            <w:commentRangeStart w:id="18"/>
            <w:commentRangeStart w:id="19"/>
            <w:commentRangeEnd w:id="18"/>
            <w:r>
              <w:rPr>
                <w:rStyle w:val="CommentReference"/>
              </w:rPr>
              <w:commentReference w:id="18"/>
            </w:r>
            <w:commentRangeEnd w:id="19"/>
            <w:r w:rsidR="002B2B7A">
              <w:rPr>
                <w:rStyle w:val="CommentReference"/>
              </w:rPr>
              <w:commentReference w:id="19"/>
            </w:r>
          </w:p>
        </w:tc>
      </w:tr>
      <w:tr w:rsidR="00F60653" w:rsidRPr="009641C6" w14:paraId="2D1B8310" w14:textId="77777777" w:rsidTr="5D39B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CA5E784" w14:textId="77777777" w:rsidR="00F60653" w:rsidRDefault="00F60653">
            <w:pPr>
              <w:rPr>
                <w:rFonts w:cs="Arial"/>
                <w:bCs w:val="0"/>
                <w:sz w:val="18"/>
                <w:szCs w:val="18"/>
              </w:rPr>
            </w:pPr>
            <w:r>
              <w:rPr>
                <w:rFonts w:cs="Arial"/>
                <w:bCs w:val="0"/>
                <w:sz w:val="18"/>
                <w:szCs w:val="18"/>
              </w:rPr>
              <w:t>Trigger</w:t>
            </w:r>
          </w:p>
        </w:tc>
        <w:tc>
          <w:tcPr>
            <w:tcW w:w="5518" w:type="dxa"/>
          </w:tcPr>
          <w:p w14:paraId="73AF74AA" w14:textId="77777777" w:rsidR="00F60653" w:rsidRDefault="00F6065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File Channel</w:t>
            </w:r>
          </w:p>
        </w:tc>
      </w:tr>
      <w:tr w:rsidR="00F60653" w:rsidRPr="009641C6" w14:paraId="64DD089C" w14:textId="77777777" w:rsidTr="5D39B7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137FC678" w14:textId="77777777" w:rsidR="00F60653" w:rsidRDefault="00F60653">
            <w:pPr>
              <w:rPr>
                <w:rFonts w:cs="Arial"/>
                <w:bCs w:val="0"/>
                <w:sz w:val="18"/>
                <w:szCs w:val="18"/>
              </w:rPr>
            </w:pPr>
            <w:r>
              <w:rPr>
                <w:rFonts w:cs="Arial"/>
                <w:bCs w:val="0"/>
                <w:sz w:val="18"/>
                <w:szCs w:val="18"/>
              </w:rPr>
              <w:t xml:space="preserve">File Location </w:t>
            </w:r>
          </w:p>
        </w:tc>
        <w:tc>
          <w:tcPr>
            <w:tcW w:w="5518" w:type="dxa"/>
          </w:tcPr>
          <w:p w14:paraId="27EDB247" w14:textId="0523EC53" w:rsidR="00F60653" w:rsidRDefault="00F60653">
            <w:pPr>
              <w:cnfStyle w:val="000000010000" w:firstRow="0" w:lastRow="0" w:firstColumn="0" w:lastColumn="0" w:oddVBand="0" w:evenVBand="0" w:oddHBand="0" w:evenHBand="1" w:firstRowFirstColumn="0" w:firstRowLastColumn="0" w:lastRowFirstColumn="0" w:lastRowLastColumn="0"/>
              <w:rPr>
                <w:sz w:val="18"/>
                <w:szCs w:val="18"/>
              </w:rPr>
            </w:pPr>
            <w:r w:rsidRPr="00E1648F">
              <w:rPr>
                <w:color w:val="FF0000"/>
                <w:sz w:val="18"/>
                <w:szCs w:val="18"/>
              </w:rPr>
              <w:t>sftp.</w:t>
            </w:r>
            <w:r>
              <w:rPr>
                <w:color w:val="FF0000"/>
                <w:sz w:val="18"/>
                <w:szCs w:val="18"/>
              </w:rPr>
              <w:t>aultman</w:t>
            </w:r>
            <w:r w:rsidRPr="00E1648F">
              <w:rPr>
                <w:color w:val="FF0000"/>
                <w:sz w:val="18"/>
                <w:szCs w:val="18"/>
              </w:rPr>
              <w:t>.com</w:t>
            </w:r>
          </w:p>
        </w:tc>
      </w:tr>
      <w:tr w:rsidR="00F60653" w:rsidRPr="009641C6" w14:paraId="0291DDD3" w14:textId="77777777" w:rsidTr="6CAD8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EA03911" w14:textId="77777777" w:rsidR="00F60653" w:rsidRDefault="00F60653" w:rsidP="6CAD8132">
            <w:pPr>
              <w:spacing w:line="259" w:lineRule="auto"/>
              <w:rPr>
                <w:color w:val="000000" w:themeColor="text1"/>
                <w:sz w:val="18"/>
                <w:szCs w:val="18"/>
              </w:rPr>
            </w:pPr>
            <w:r w:rsidRPr="6CAD8132">
              <w:rPr>
                <w:color w:val="000000" w:themeColor="text1"/>
                <w:sz w:val="18"/>
                <w:szCs w:val="18"/>
              </w:rPr>
              <w:t>File Name</w:t>
            </w:r>
          </w:p>
        </w:tc>
        <w:tc>
          <w:tcPr>
            <w:tcW w:w="5518" w:type="dxa"/>
          </w:tcPr>
          <w:p w14:paraId="3BCD7105" w14:textId="1A4E801F" w:rsidR="6CAD8132" w:rsidRPr="6CAD8132" w:rsidRDefault="6CAD8132" w:rsidP="6CAD8132">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6CAD8132">
              <w:rPr>
                <w:color w:val="000000" w:themeColor="text1"/>
                <w:sz w:val="18"/>
                <w:szCs w:val="18"/>
              </w:rPr>
              <w:t>Vendors.csv</w:t>
            </w:r>
          </w:p>
        </w:tc>
      </w:tr>
      <w:tr w:rsidR="00F60653" w:rsidRPr="009641C6" w14:paraId="593ADE1F" w14:textId="77777777" w:rsidTr="5D39B7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30F78D31" w14:textId="77777777" w:rsidR="00F60653" w:rsidRDefault="00F60653">
            <w:pPr>
              <w:rPr>
                <w:rFonts w:cs="Arial"/>
                <w:bCs w:val="0"/>
                <w:sz w:val="18"/>
                <w:szCs w:val="18"/>
              </w:rPr>
            </w:pPr>
            <w:r>
              <w:rPr>
                <w:rFonts w:cs="Arial"/>
                <w:bCs w:val="0"/>
                <w:sz w:val="18"/>
                <w:szCs w:val="18"/>
              </w:rPr>
              <w:t>File Format</w:t>
            </w:r>
          </w:p>
        </w:tc>
        <w:tc>
          <w:tcPr>
            <w:tcW w:w="5518" w:type="dxa"/>
          </w:tcPr>
          <w:p w14:paraId="23F06AB8" w14:textId="4FC1C55C" w:rsidR="00F60653" w:rsidRPr="001D1DB4" w:rsidRDefault="60AB46A1">
            <w:pPr>
              <w:cnfStyle w:val="000000010000" w:firstRow="0" w:lastRow="0" w:firstColumn="0" w:lastColumn="0" w:oddVBand="0" w:evenVBand="0" w:oddHBand="0" w:evenHBand="1" w:firstRowFirstColumn="0" w:firstRowLastColumn="0" w:lastRowFirstColumn="0" w:lastRowLastColumn="0"/>
              <w:rPr>
                <w:color w:val="FF0000"/>
                <w:sz w:val="18"/>
                <w:szCs w:val="18"/>
              </w:rPr>
            </w:pPr>
            <w:r w:rsidRPr="6CAD8132">
              <w:rPr>
                <w:sz w:val="18"/>
                <w:szCs w:val="18"/>
              </w:rPr>
              <w:t>csv</w:t>
            </w:r>
            <w:r w:rsidR="00F60653" w:rsidRPr="5D39B7C9">
              <w:rPr>
                <w:sz w:val="18"/>
                <w:szCs w:val="18"/>
              </w:rPr>
              <w:t xml:space="preserve"> file</w:t>
            </w:r>
          </w:p>
        </w:tc>
      </w:tr>
      <w:tr w:rsidR="00F60653" w:rsidRPr="009641C6" w14:paraId="34286035" w14:textId="77777777" w:rsidTr="6CAD8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2683DD4" w14:textId="6A9F1472" w:rsidR="00F60653" w:rsidRDefault="00040B5D">
            <w:pPr>
              <w:rPr>
                <w:rFonts w:cs="Arial"/>
                <w:sz w:val="18"/>
                <w:szCs w:val="18"/>
              </w:rPr>
            </w:pPr>
            <w:r>
              <w:rPr>
                <w:rFonts w:cs="Arial"/>
                <w:sz w:val="18"/>
                <w:szCs w:val="18"/>
              </w:rPr>
              <w:t>Input</w:t>
            </w:r>
            <w:r w:rsidR="00F60653">
              <w:rPr>
                <w:rFonts w:cs="Arial"/>
                <w:sz w:val="18"/>
                <w:szCs w:val="18"/>
              </w:rPr>
              <w:t xml:space="preserve"> File Location to AH</w:t>
            </w:r>
            <w:r w:rsidR="00825B92">
              <w:rPr>
                <w:rFonts w:cs="Arial"/>
                <w:sz w:val="18"/>
                <w:szCs w:val="18"/>
              </w:rPr>
              <w:t>F</w:t>
            </w:r>
            <w:r w:rsidR="00F60653">
              <w:rPr>
                <w:rFonts w:cs="Arial"/>
                <w:sz w:val="18"/>
                <w:szCs w:val="18"/>
              </w:rPr>
              <w:t xml:space="preserve"> SFTP</w:t>
            </w:r>
          </w:p>
        </w:tc>
        <w:tc>
          <w:tcPr>
            <w:tcW w:w="5518" w:type="dxa"/>
          </w:tcPr>
          <w:p w14:paraId="28D115E4" w14:textId="08D4F7BE" w:rsidR="6CAD8132" w:rsidRPr="6CAD8132" w:rsidRDefault="6CAD8132" w:rsidP="6CAD8132">
            <w:pPr>
              <w:cnfStyle w:val="000000100000" w:firstRow="0" w:lastRow="0" w:firstColumn="0" w:lastColumn="0" w:oddVBand="0" w:evenVBand="0" w:oddHBand="1" w:evenHBand="0" w:firstRowFirstColumn="0" w:firstRowLastColumn="0" w:lastRowFirstColumn="0" w:lastRowLastColumn="0"/>
              <w:rPr>
                <w:rFonts w:cs="Arial"/>
                <w:sz w:val="18"/>
                <w:szCs w:val="18"/>
              </w:rPr>
            </w:pPr>
            <w:r w:rsidRPr="6CAD8132">
              <w:rPr>
                <w:rFonts w:cs="Arial"/>
                <w:sz w:val="18"/>
                <w:szCs w:val="18"/>
              </w:rPr>
              <w:t>/</w:t>
            </w:r>
            <w:proofErr w:type="spellStart"/>
            <w:r w:rsidRPr="6CAD8132">
              <w:rPr>
                <w:rFonts w:cs="Arial"/>
                <w:sz w:val="18"/>
                <w:szCs w:val="18"/>
              </w:rPr>
              <w:t>CorporateFinance_Finance_FTPFiles</w:t>
            </w:r>
            <w:proofErr w:type="spellEnd"/>
            <w:r w:rsidRPr="6CAD8132">
              <w:rPr>
                <w:rFonts w:cs="Arial"/>
                <w:sz w:val="18"/>
                <w:szCs w:val="18"/>
              </w:rPr>
              <w:t>/AP/</w:t>
            </w:r>
            <w:proofErr w:type="spellStart"/>
            <w:r w:rsidRPr="6CAD8132">
              <w:rPr>
                <w:rFonts w:cs="Arial"/>
                <w:sz w:val="18"/>
                <w:szCs w:val="18"/>
              </w:rPr>
              <w:t>NewVendor</w:t>
            </w:r>
            <w:r w:rsidRPr="00162FB4">
              <w:rPr>
                <w:rFonts w:eastAsia="Arial" w:cs="Arial"/>
                <w:color w:val="000000" w:themeColor="text1"/>
              </w:rPr>
              <w:t>Form</w:t>
            </w:r>
            <w:proofErr w:type="spellEnd"/>
          </w:p>
        </w:tc>
      </w:tr>
      <w:tr w:rsidR="00F60653" w:rsidRPr="009641C6" w14:paraId="7883A532" w14:textId="77777777" w:rsidTr="6CAD81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BFFA806" w14:textId="6ABDBA81" w:rsidR="00F60653" w:rsidRDefault="00F60653">
            <w:pPr>
              <w:rPr>
                <w:rFonts w:cs="Arial"/>
                <w:bCs w:val="0"/>
                <w:sz w:val="18"/>
                <w:szCs w:val="18"/>
              </w:rPr>
            </w:pPr>
            <w:r>
              <w:rPr>
                <w:rFonts w:cs="Arial"/>
                <w:bCs w:val="0"/>
                <w:sz w:val="18"/>
                <w:szCs w:val="18"/>
              </w:rPr>
              <w:t>Archive Input File Location to AH</w:t>
            </w:r>
            <w:r w:rsidR="00825B92">
              <w:rPr>
                <w:rFonts w:cs="Arial"/>
                <w:bCs w:val="0"/>
                <w:sz w:val="18"/>
                <w:szCs w:val="18"/>
              </w:rPr>
              <w:t>F</w:t>
            </w:r>
            <w:r>
              <w:rPr>
                <w:rFonts w:cs="Arial"/>
                <w:bCs w:val="0"/>
                <w:sz w:val="18"/>
                <w:szCs w:val="18"/>
              </w:rPr>
              <w:t xml:space="preserve"> SFTP</w:t>
            </w:r>
          </w:p>
        </w:tc>
        <w:tc>
          <w:tcPr>
            <w:tcW w:w="5518" w:type="dxa"/>
          </w:tcPr>
          <w:p w14:paraId="2EE94EA1" w14:textId="31DC0BCC" w:rsidR="6CAD8132" w:rsidRDefault="6CAD8132" w:rsidP="6CAD8132">
            <w:pPr>
              <w:cnfStyle w:val="000000010000" w:firstRow="0" w:lastRow="0" w:firstColumn="0" w:lastColumn="0" w:oddVBand="0" w:evenVBand="0" w:oddHBand="0" w:evenHBand="1" w:firstRowFirstColumn="0" w:firstRowLastColumn="0" w:lastRowFirstColumn="0" w:lastRowLastColumn="0"/>
            </w:pPr>
            <w:r w:rsidRPr="6CAD8132">
              <w:rPr>
                <w:rFonts w:ascii="Segoe UI" w:eastAsia="Segoe UI" w:hAnsi="Segoe UI" w:cs="Segoe UI"/>
                <w:color w:val="000000" w:themeColor="text1"/>
                <w:sz w:val="18"/>
                <w:szCs w:val="18"/>
              </w:rPr>
              <w:t>/</w:t>
            </w:r>
            <w:proofErr w:type="spellStart"/>
            <w:r w:rsidRPr="6CAD8132">
              <w:rPr>
                <w:rFonts w:ascii="Segoe UI" w:eastAsia="Segoe UI" w:hAnsi="Segoe UI" w:cs="Segoe UI"/>
                <w:color w:val="000000" w:themeColor="text1"/>
                <w:sz w:val="18"/>
                <w:szCs w:val="18"/>
              </w:rPr>
              <w:t>CorporateFinance_Finance_FTPFiles</w:t>
            </w:r>
            <w:proofErr w:type="spellEnd"/>
            <w:r w:rsidRPr="6CAD8132">
              <w:rPr>
                <w:rFonts w:ascii="Segoe UI" w:eastAsia="Segoe UI" w:hAnsi="Segoe UI" w:cs="Segoe UI"/>
                <w:color w:val="000000" w:themeColor="text1"/>
                <w:sz w:val="18"/>
                <w:szCs w:val="18"/>
              </w:rPr>
              <w:t>/AP/</w:t>
            </w:r>
            <w:proofErr w:type="spellStart"/>
            <w:r w:rsidRPr="6CAD8132">
              <w:rPr>
                <w:rFonts w:ascii="Segoe UI" w:eastAsia="Segoe UI" w:hAnsi="Segoe UI" w:cs="Segoe UI"/>
                <w:color w:val="000000" w:themeColor="text1"/>
                <w:sz w:val="18"/>
                <w:szCs w:val="18"/>
              </w:rPr>
              <w:t>NewVendorForm</w:t>
            </w:r>
            <w:proofErr w:type="spellEnd"/>
            <w:r w:rsidRPr="6CAD8132">
              <w:rPr>
                <w:rFonts w:ascii="Segoe UI" w:eastAsia="Segoe UI" w:hAnsi="Segoe UI" w:cs="Segoe UI"/>
                <w:color w:val="000000" w:themeColor="text1"/>
                <w:sz w:val="18"/>
                <w:szCs w:val="18"/>
              </w:rPr>
              <w:t>/Backup</w:t>
            </w:r>
          </w:p>
          <w:p w14:paraId="7E763E3F" w14:textId="31C9A60B" w:rsidR="6CAD8132" w:rsidRPr="6CAD8132" w:rsidRDefault="6CAD8132" w:rsidP="6CAD8132">
            <w:pPr>
              <w:cnfStyle w:val="000000010000" w:firstRow="0" w:lastRow="0" w:firstColumn="0" w:lastColumn="0" w:oddVBand="0" w:evenVBand="0" w:oddHBand="0" w:evenHBand="1" w:firstRowFirstColumn="0" w:firstRowLastColumn="0" w:lastRowFirstColumn="0" w:lastRowLastColumn="0"/>
              <w:rPr>
                <w:rFonts w:ascii="Segoe UI" w:eastAsia="Segoe UI" w:hAnsi="Segoe UI" w:cs="Segoe UI"/>
                <w:color w:val="000000" w:themeColor="text1"/>
                <w:sz w:val="18"/>
                <w:szCs w:val="18"/>
              </w:rPr>
            </w:pPr>
          </w:p>
        </w:tc>
      </w:tr>
      <w:tr w:rsidR="00F60653" w:rsidRPr="009641C6" w14:paraId="04A52302" w14:textId="77777777" w:rsidTr="5D39B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6D657AC1" w14:textId="2535BD93" w:rsidR="00F60653" w:rsidRDefault="00F60653">
            <w:pPr>
              <w:rPr>
                <w:rFonts w:cs="Arial"/>
                <w:sz w:val="18"/>
                <w:szCs w:val="18"/>
              </w:rPr>
            </w:pPr>
            <w:r>
              <w:rPr>
                <w:rFonts w:cs="Arial"/>
                <w:bCs w:val="0"/>
                <w:sz w:val="18"/>
                <w:szCs w:val="18"/>
              </w:rPr>
              <w:t>Archive Output File Location to AH</w:t>
            </w:r>
            <w:r w:rsidR="00825B92">
              <w:rPr>
                <w:rFonts w:cs="Arial"/>
                <w:bCs w:val="0"/>
                <w:sz w:val="18"/>
                <w:szCs w:val="18"/>
              </w:rPr>
              <w:t>F</w:t>
            </w:r>
            <w:r>
              <w:rPr>
                <w:rFonts w:cs="Arial"/>
                <w:bCs w:val="0"/>
                <w:sz w:val="18"/>
                <w:szCs w:val="18"/>
              </w:rPr>
              <w:t xml:space="preserve"> SFTP</w:t>
            </w:r>
          </w:p>
        </w:tc>
        <w:tc>
          <w:tcPr>
            <w:tcW w:w="5518" w:type="dxa"/>
          </w:tcPr>
          <w:p w14:paraId="6923273C" w14:textId="41BCA8C3" w:rsidR="00F60653" w:rsidRPr="001D1DB4" w:rsidRDefault="00F60653">
            <w:pPr>
              <w:cnfStyle w:val="000000100000" w:firstRow="0" w:lastRow="0" w:firstColumn="0" w:lastColumn="0" w:oddVBand="0" w:evenVBand="0" w:oddHBand="1" w:evenHBand="0" w:firstRowFirstColumn="0" w:firstRowLastColumn="0" w:lastRowFirstColumn="0" w:lastRowLastColumn="0"/>
              <w:rPr>
                <w:color w:val="FF0000"/>
                <w:sz w:val="18"/>
                <w:szCs w:val="18"/>
              </w:rPr>
            </w:pPr>
          </w:p>
        </w:tc>
      </w:tr>
      <w:tr w:rsidR="00F60653" w:rsidRPr="009641C6" w14:paraId="3895F861" w14:textId="77777777" w:rsidTr="5D39B7C9">
        <w:trPr>
          <w:cnfStyle w:val="000000010000" w:firstRow="0" w:lastRow="0" w:firstColumn="0" w:lastColumn="0" w:oddVBand="0" w:evenVBand="0" w:oddHBand="0" w:evenHBand="1"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942" w:type="dxa"/>
          </w:tcPr>
          <w:p w14:paraId="4E3CC104" w14:textId="77777777" w:rsidR="00F60653" w:rsidRDefault="00F60653">
            <w:pPr>
              <w:rPr>
                <w:rFonts w:cs="Arial"/>
                <w:bCs w:val="0"/>
                <w:sz w:val="18"/>
                <w:szCs w:val="18"/>
              </w:rPr>
            </w:pPr>
            <w:r>
              <w:rPr>
                <w:rFonts w:cs="Arial"/>
                <w:bCs w:val="0"/>
                <w:sz w:val="18"/>
                <w:szCs w:val="18"/>
              </w:rPr>
              <w:t>Archive File Name</w:t>
            </w:r>
          </w:p>
        </w:tc>
        <w:tc>
          <w:tcPr>
            <w:tcW w:w="5518" w:type="dxa"/>
          </w:tcPr>
          <w:p w14:paraId="0BC5A6A0" w14:textId="487E6D14" w:rsidR="00A31E23" w:rsidRPr="00746F70" w:rsidRDefault="261E5A83">
            <w:pPr>
              <w:cnfStyle w:val="000000010000" w:firstRow="0" w:lastRow="0" w:firstColumn="0" w:lastColumn="0" w:oddVBand="0" w:evenVBand="0" w:oddHBand="0" w:evenHBand="1" w:firstRowFirstColumn="0" w:firstRowLastColumn="0" w:lastRowFirstColumn="0" w:lastRowLastColumn="0"/>
              <w:rPr>
                <w:bCs/>
                <w:color w:val="FF0000"/>
              </w:rPr>
            </w:pPr>
            <w:proofErr w:type="spellStart"/>
            <w:r w:rsidRPr="6CAD8132">
              <w:rPr>
                <w:color w:val="FF0000"/>
              </w:rPr>
              <w:t>Vendors.csv.</w:t>
            </w:r>
            <w:r w:rsidR="00847E81" w:rsidRPr="001D1DB4">
              <w:rPr>
                <w:bCs/>
                <w:color w:val="FF0000"/>
              </w:rPr>
              <w:t>YYYYMMD</w:t>
            </w:r>
            <w:r w:rsidR="00847E81">
              <w:rPr>
                <w:bCs/>
                <w:color w:val="FF0000"/>
              </w:rPr>
              <w:t>Dhhmm</w:t>
            </w:r>
            <w:proofErr w:type="spellEnd"/>
          </w:p>
        </w:tc>
      </w:tr>
    </w:tbl>
    <w:p w14:paraId="3B12538F" w14:textId="08F3DDA4" w:rsidR="009C3D6E" w:rsidRDefault="009C3D6E" w:rsidP="00C31311">
      <w:pPr>
        <w:pStyle w:val="BodyText"/>
        <w:rPr>
          <w:noProof/>
        </w:rPr>
      </w:pPr>
    </w:p>
    <w:p w14:paraId="0E8A856B" w14:textId="2189BDB4" w:rsidR="009C3D6E" w:rsidRDefault="002770B5" w:rsidP="009C3D6E">
      <w:pPr>
        <w:pStyle w:val="FunctionalRequirements"/>
      </w:pPr>
      <w:commentRangeStart w:id="20"/>
      <w:r>
        <w:t xml:space="preserve">MODIFICATION OF </w:t>
      </w:r>
      <w:r w:rsidR="00033A2A">
        <w:t>VENDOR</w:t>
      </w:r>
      <w:commentRangeStart w:id="21"/>
      <w:commentRangeEnd w:id="21"/>
      <w:r>
        <w:rPr>
          <w:rStyle w:val="CommentReference"/>
        </w:rPr>
        <w:commentReference w:id="21"/>
      </w:r>
      <w:r>
        <w:t xml:space="preserve"> FILE</w:t>
      </w:r>
      <w:r w:rsidR="008B3184">
        <w:t xml:space="preserve"> TO </w:t>
      </w:r>
      <w:r w:rsidR="00333226">
        <w:t>fsm format</w:t>
      </w:r>
      <w:commentRangeEnd w:id="20"/>
      <w:r>
        <w:rPr>
          <w:rStyle w:val="CommentReference"/>
        </w:rPr>
        <w:commentReference w:id="20"/>
      </w:r>
    </w:p>
    <w:p w14:paraId="49CD0480" w14:textId="0B537541" w:rsidR="00953253" w:rsidRDefault="00125CC7" w:rsidP="00125CC7">
      <w:pPr>
        <w:pStyle w:val="BodyText"/>
      </w:pPr>
      <w:r>
        <w:t xml:space="preserve">IPA will automatically modify the </w:t>
      </w:r>
      <w:r w:rsidR="00B765B0">
        <w:t>new vendor request</w:t>
      </w:r>
      <w:r>
        <w:t xml:space="preserve"> file to FSM format then upload it to FSM for impor</w:t>
      </w:r>
      <w:r w:rsidR="009029B4">
        <w:t xml:space="preserve">t. </w:t>
      </w:r>
    </w:p>
    <w:p w14:paraId="6B696B53" w14:textId="4FE1AE02" w:rsidR="0094430E" w:rsidRDefault="009C2A4F" w:rsidP="00125CC7">
      <w:pPr>
        <w:pStyle w:val="BodyText"/>
      </w:pPr>
      <w:commentRangeStart w:id="22"/>
      <w:r>
        <w:t xml:space="preserve">IPA will work on </w:t>
      </w:r>
      <w:r w:rsidR="005A7BF1">
        <w:t>a batch of</w:t>
      </w:r>
      <w:r>
        <w:t xml:space="preserve"> data </w:t>
      </w:r>
      <w:r w:rsidR="00D455BB">
        <w:t xml:space="preserve">coming from </w:t>
      </w:r>
      <w:r w:rsidR="00A41F62">
        <w:t>a</w:t>
      </w:r>
      <w:r w:rsidR="00D455BB">
        <w:t xml:space="preserve"> single source file to be </w:t>
      </w:r>
      <w:r>
        <w:t xml:space="preserve">loaded </w:t>
      </w:r>
      <w:r w:rsidR="004B3550">
        <w:t>to</w:t>
      </w:r>
      <w:r>
        <w:t xml:space="preserve"> </w:t>
      </w:r>
      <w:proofErr w:type="spellStart"/>
      <w:r>
        <w:t>VendorImport</w:t>
      </w:r>
      <w:proofErr w:type="spellEnd"/>
      <w:r>
        <w:t xml:space="preserve"> business class</w:t>
      </w:r>
      <w:r w:rsidR="00D455BB">
        <w:t>.</w:t>
      </w:r>
      <w:r w:rsidR="006C00D9">
        <w:t xml:space="preserve"> </w:t>
      </w:r>
      <w:r w:rsidR="00373A4B">
        <w:t>Records</w:t>
      </w:r>
      <w:r w:rsidR="000A6800">
        <w:t xml:space="preserve"> that </w:t>
      </w:r>
      <w:r w:rsidR="5DE4C14F">
        <w:t>are</w:t>
      </w:r>
      <w:r w:rsidR="00DF0118">
        <w:t xml:space="preserve"> imported</w:t>
      </w:r>
      <w:r w:rsidR="00FB5B51">
        <w:t xml:space="preserve"> will only be</w:t>
      </w:r>
      <w:r w:rsidR="000A6800">
        <w:t xml:space="preserve"> </w:t>
      </w:r>
      <w:r w:rsidR="0094430E">
        <w:t>for</w:t>
      </w:r>
      <w:r w:rsidR="000A6800">
        <w:t xml:space="preserve"> </w:t>
      </w:r>
      <w:r w:rsidR="00373A4B">
        <w:t xml:space="preserve">vendors under </w:t>
      </w:r>
      <w:r w:rsidR="000A6800">
        <w:t xml:space="preserve">TRD Vendor Class. </w:t>
      </w:r>
    </w:p>
    <w:p w14:paraId="339EFC78" w14:textId="49BD9CA9" w:rsidR="00BC4A6D" w:rsidRDefault="005116B8" w:rsidP="00125CC7">
      <w:pPr>
        <w:pStyle w:val="BodyText"/>
      </w:pPr>
      <w:r>
        <w:t>Right after the first batc</w:t>
      </w:r>
      <w:r w:rsidR="00E9386B">
        <w:t>h</w:t>
      </w:r>
      <w:r w:rsidR="00F47E61">
        <w:t xml:space="preserve"> is</w:t>
      </w:r>
      <w:r w:rsidR="00210231">
        <w:t xml:space="preserve"> </w:t>
      </w:r>
      <w:r w:rsidR="00184881">
        <w:t>loaded</w:t>
      </w:r>
      <w:r w:rsidR="00341AD3">
        <w:t xml:space="preserve"> and saved</w:t>
      </w:r>
      <w:r w:rsidR="000638AC">
        <w:t>, the Create</w:t>
      </w:r>
      <w:r w:rsidR="0040730A">
        <w:t xml:space="preserve"> Vendor Location Import action will automatically </w:t>
      </w:r>
      <w:r w:rsidR="003E61FC">
        <w:t>run</w:t>
      </w:r>
      <w:r w:rsidR="0072140E">
        <w:t xml:space="preserve"> and load to the </w:t>
      </w:r>
      <w:r w:rsidR="0040730A">
        <w:t>business class.</w:t>
      </w:r>
      <w:r w:rsidR="00465E11">
        <w:t xml:space="preserve"> </w:t>
      </w:r>
      <w:r w:rsidR="003B313E">
        <w:t xml:space="preserve">In </w:t>
      </w:r>
      <w:r w:rsidR="00E9386B">
        <w:t>the</w:t>
      </w:r>
      <w:r w:rsidR="003B313E">
        <w:t xml:space="preserve"> instance when no data </w:t>
      </w:r>
      <w:r w:rsidR="00A363ED">
        <w:t xml:space="preserve">from the source file </w:t>
      </w:r>
      <w:r w:rsidR="003B313E">
        <w:t xml:space="preserve">related to vendor location </w:t>
      </w:r>
      <w:r w:rsidR="00A363ED">
        <w:t xml:space="preserve">are </w:t>
      </w:r>
      <w:r w:rsidR="004856E4">
        <w:t>included</w:t>
      </w:r>
      <w:r w:rsidR="003B313E">
        <w:t xml:space="preserve">, </w:t>
      </w:r>
      <w:r w:rsidR="00614743">
        <w:t xml:space="preserve">this </w:t>
      </w:r>
      <w:r w:rsidR="0032438F">
        <w:t>won’t render the record invalid and will still be processed for interface.</w:t>
      </w:r>
    </w:p>
    <w:p w14:paraId="5C22823C" w14:textId="2C490040" w:rsidR="002D4AAC" w:rsidRDefault="003E61FC" w:rsidP="00125CC7">
      <w:pPr>
        <w:pStyle w:val="BodyText"/>
      </w:pPr>
      <w:r>
        <w:t xml:space="preserve">Once all batches are loaded, </w:t>
      </w:r>
      <w:r w:rsidR="00D443C4">
        <w:t xml:space="preserve">the IPA will automatically run the </w:t>
      </w:r>
      <w:r>
        <w:t>Vendor Interface action to try to create permanent records in the Vendor business class.</w:t>
      </w:r>
      <w:commentRangeEnd w:id="22"/>
      <w:r>
        <w:rPr>
          <w:rStyle w:val="CommentReference"/>
        </w:rPr>
        <w:commentReference w:id="22"/>
      </w:r>
    </w:p>
    <w:p w14:paraId="3B4C7E31" w14:textId="5711E5B1" w:rsidR="00347896" w:rsidRDefault="00D669F4" w:rsidP="00125CC7">
      <w:pPr>
        <w:pStyle w:val="BodyText"/>
      </w:pPr>
      <w:r>
        <w:t>Payables &gt; Vendor Utilities &gt; Vendor Interface</w:t>
      </w:r>
    </w:p>
    <w:p w14:paraId="1BDB4937" w14:textId="72E28C69" w:rsidR="002752AB" w:rsidRDefault="00347896" w:rsidP="00125CC7">
      <w:pPr>
        <w:pStyle w:val="BodyText"/>
      </w:pPr>
      <w:r w:rsidRPr="00347896">
        <w:rPr>
          <w:noProof/>
        </w:rPr>
        <w:drawing>
          <wp:inline distT="0" distB="0" distL="0" distR="0" wp14:anchorId="78318610" wp14:editId="177A9DB9">
            <wp:extent cx="1693985" cy="2279180"/>
            <wp:effectExtent l="0" t="0" r="1905" b="6985"/>
            <wp:docPr id="974846906" name="Picture 97484690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46906" name="Picture 1" descr="A screenshot of a computer&#10;&#10;Description automatically generated"/>
                    <pic:cNvPicPr/>
                  </pic:nvPicPr>
                  <pic:blipFill>
                    <a:blip r:embed="rId15"/>
                    <a:stretch>
                      <a:fillRect/>
                    </a:stretch>
                  </pic:blipFill>
                  <pic:spPr>
                    <a:xfrm>
                      <a:off x="0" y="0"/>
                      <a:ext cx="1695510" cy="2281232"/>
                    </a:xfrm>
                    <a:prstGeom prst="rect">
                      <a:avLst/>
                    </a:prstGeom>
                  </pic:spPr>
                </pic:pic>
              </a:graphicData>
            </a:graphic>
          </wp:inline>
        </w:drawing>
      </w:r>
    </w:p>
    <w:p w14:paraId="7B990C34" w14:textId="4B081E83" w:rsidR="00D669F4" w:rsidRDefault="00D669F4" w:rsidP="00125CC7">
      <w:pPr>
        <w:pStyle w:val="BodyText"/>
      </w:pPr>
      <w:r>
        <w:t>Vendor Group = AHF</w:t>
      </w:r>
    </w:p>
    <w:p w14:paraId="47B38B5F" w14:textId="77777777" w:rsidR="00D669F4" w:rsidRDefault="00D669F4" w:rsidP="00D669F4">
      <w:pPr>
        <w:pStyle w:val="BodyText"/>
      </w:pPr>
      <w:r>
        <w:t>*Parameters to use when running Interface</w:t>
      </w:r>
    </w:p>
    <w:p w14:paraId="7FEBCAB0" w14:textId="77777777" w:rsidR="00022D99" w:rsidRDefault="00022D99" w:rsidP="00D669F4">
      <w:pPr>
        <w:pStyle w:val="BodyText"/>
      </w:pPr>
    </w:p>
    <w:p w14:paraId="422303DD" w14:textId="2994C3D3" w:rsidR="00022D99" w:rsidRDefault="00022D99" w:rsidP="00D669F4">
      <w:pPr>
        <w:pStyle w:val="BodyText"/>
      </w:pPr>
      <w:r>
        <w:t>Results:</w:t>
      </w:r>
    </w:p>
    <w:p w14:paraId="12DAFC49" w14:textId="77777777" w:rsidR="008F56B4" w:rsidRDefault="008F56B4" w:rsidP="008F56B4">
      <w:pPr>
        <w:pStyle w:val="BodyText"/>
      </w:pPr>
      <w:r>
        <w:t>Payables &gt; Vendor Utilities &gt; Vendor Interfaces</w:t>
      </w:r>
    </w:p>
    <w:p w14:paraId="17817CD2" w14:textId="6F07E114" w:rsidR="00022D99" w:rsidRDefault="008F56B4" w:rsidP="00D669F4">
      <w:pPr>
        <w:pStyle w:val="BodyText"/>
      </w:pPr>
      <w:r w:rsidRPr="008F56B4">
        <w:rPr>
          <w:noProof/>
        </w:rPr>
        <w:drawing>
          <wp:inline distT="0" distB="0" distL="0" distR="0" wp14:anchorId="1C52A94A" wp14:editId="2DC196C5">
            <wp:extent cx="5773615" cy="703580"/>
            <wp:effectExtent l="0" t="0" r="0" b="1270"/>
            <wp:docPr id="2022419687" name="Picture 2022419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19687" name=""/>
                    <pic:cNvPicPr/>
                  </pic:nvPicPr>
                  <pic:blipFill>
                    <a:blip r:embed="rId16"/>
                    <a:stretch>
                      <a:fillRect/>
                    </a:stretch>
                  </pic:blipFill>
                  <pic:spPr>
                    <a:xfrm>
                      <a:off x="0" y="0"/>
                      <a:ext cx="5774813" cy="703726"/>
                    </a:xfrm>
                    <a:prstGeom prst="rect">
                      <a:avLst/>
                    </a:prstGeom>
                  </pic:spPr>
                </pic:pic>
              </a:graphicData>
            </a:graphic>
          </wp:inline>
        </w:drawing>
      </w:r>
    </w:p>
    <w:p w14:paraId="311739BC" w14:textId="77777777" w:rsidR="00944031" w:rsidRDefault="00944031" w:rsidP="00125CC7">
      <w:pPr>
        <w:pStyle w:val="BodyText"/>
      </w:pPr>
    </w:p>
    <w:p w14:paraId="39027B02" w14:textId="507BC97B" w:rsidR="007114E8" w:rsidRDefault="00EF0F7D" w:rsidP="007114E8">
      <w:pPr>
        <w:pStyle w:val="FunctionalRequirements"/>
      </w:pPr>
      <w:r>
        <w:t>Error handling</w:t>
      </w:r>
    </w:p>
    <w:p w14:paraId="613D7C0F" w14:textId="766760E4" w:rsidR="00E14F9A" w:rsidRDefault="00EF0F7D" w:rsidP="00D90B34">
      <w:pPr>
        <w:pStyle w:val="BodyText"/>
      </w:pPr>
      <w:r>
        <w:t>The IT support will be notified if any error has been encountered during processing.</w:t>
      </w:r>
    </w:p>
    <w:tbl>
      <w:tblPr>
        <w:tblStyle w:val="LightGrid-Accent1"/>
        <w:tblW w:w="8900" w:type="dxa"/>
        <w:tblInd w:w="1520" w:type="dxa"/>
        <w:tblLayout w:type="fixed"/>
        <w:tblLook w:val="0480" w:firstRow="0" w:lastRow="0" w:firstColumn="1" w:lastColumn="0" w:noHBand="0" w:noVBand="1"/>
      </w:tblPr>
      <w:tblGrid>
        <w:gridCol w:w="1350"/>
        <w:gridCol w:w="7550"/>
      </w:tblGrid>
      <w:tr w:rsidR="00EF0F7D" w:rsidRPr="009641C6" w14:paraId="77F4C6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5FB25F82" w14:textId="77777777" w:rsidR="00EF0F7D" w:rsidRPr="00E1381E" w:rsidRDefault="00EF0F7D">
            <w:pPr>
              <w:rPr>
                <w:rFonts w:cs="Arial"/>
                <w:bCs w:val="0"/>
                <w:sz w:val="18"/>
                <w:szCs w:val="18"/>
              </w:rPr>
            </w:pPr>
            <w:r>
              <w:rPr>
                <w:rFonts w:cs="Arial"/>
                <w:bCs w:val="0"/>
                <w:sz w:val="18"/>
                <w:szCs w:val="18"/>
              </w:rPr>
              <w:t>To</w:t>
            </w:r>
          </w:p>
        </w:tc>
        <w:tc>
          <w:tcPr>
            <w:tcW w:w="7550" w:type="dxa"/>
          </w:tcPr>
          <w:p w14:paraId="5906E10E" w14:textId="6C1164D3" w:rsidR="00EF0F7D" w:rsidRPr="00947D3B" w:rsidRDefault="41EF4598">
            <w:pPr>
              <w:cnfStyle w:val="000000100000" w:firstRow="0" w:lastRow="0" w:firstColumn="0" w:lastColumn="0" w:oddVBand="0" w:evenVBand="0" w:oddHBand="1" w:evenHBand="0" w:firstRowFirstColumn="0" w:firstRowLastColumn="0" w:lastRowFirstColumn="0" w:lastRowLastColumn="0"/>
              <w:rPr>
                <w:rFonts w:cs="Arial"/>
                <w:color w:val="FF0000"/>
                <w:sz w:val="18"/>
                <w:szCs w:val="18"/>
              </w:rPr>
            </w:pPr>
            <w:ins w:id="23" w:author="Amy NeSmith" w:date="2023-12-28T20:26:00Z">
              <w:r w:rsidRPr="6CAD8132">
                <w:rPr>
                  <w:rFonts w:cs="Arial"/>
                  <w:color w:val="FF0000"/>
                  <w:sz w:val="18"/>
                  <w:szCs w:val="18"/>
                </w:rPr>
                <w:t>BOSTeam@aultman.com</w:t>
              </w:r>
            </w:ins>
          </w:p>
        </w:tc>
      </w:tr>
      <w:tr w:rsidR="006F6F5F" w:rsidRPr="009641C6" w14:paraId="4DE15FB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469621B" w14:textId="77777777" w:rsidR="006F6F5F" w:rsidRPr="00E1381E" w:rsidRDefault="006F6F5F" w:rsidP="006F6F5F">
            <w:pPr>
              <w:rPr>
                <w:rFonts w:cs="Arial"/>
                <w:bCs w:val="0"/>
                <w:sz w:val="18"/>
                <w:szCs w:val="18"/>
              </w:rPr>
            </w:pPr>
            <w:r>
              <w:rPr>
                <w:rFonts w:cs="Arial"/>
                <w:bCs w:val="0"/>
                <w:sz w:val="18"/>
                <w:szCs w:val="18"/>
              </w:rPr>
              <w:t>Cc</w:t>
            </w:r>
          </w:p>
        </w:tc>
        <w:tc>
          <w:tcPr>
            <w:tcW w:w="7550" w:type="dxa"/>
          </w:tcPr>
          <w:p w14:paraId="59E55456" w14:textId="2F873378" w:rsidR="006F6F5F" w:rsidRPr="009641C6" w:rsidRDefault="006F6F5F" w:rsidP="006F6F5F">
            <w:pPr>
              <w:cnfStyle w:val="000000010000" w:firstRow="0" w:lastRow="0" w:firstColumn="0" w:lastColumn="0" w:oddVBand="0" w:evenVBand="0" w:oddHBand="0" w:evenHBand="1" w:firstRowFirstColumn="0" w:firstRowLastColumn="0" w:lastRowFirstColumn="0" w:lastRowLastColumn="0"/>
              <w:rPr>
                <w:rFonts w:cs="Arial"/>
                <w:sz w:val="18"/>
                <w:szCs w:val="18"/>
              </w:rPr>
            </w:pPr>
            <w:ins w:id="24" w:author="Amy NeSmith" w:date="2023-12-28T20:44:00Z">
              <w:r w:rsidRPr="6CAD8132">
                <w:rPr>
                  <w:rFonts w:cs="Arial"/>
                  <w:sz w:val="18"/>
                  <w:szCs w:val="18"/>
                </w:rPr>
                <w:t>Amy.Nesmith@aultman.com</w:t>
              </w:r>
            </w:ins>
          </w:p>
        </w:tc>
      </w:tr>
      <w:tr w:rsidR="006F6F5F" w:rsidRPr="009641C6" w14:paraId="3BA70B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5A223F68" w14:textId="77777777" w:rsidR="006F6F5F" w:rsidRPr="00E1381E" w:rsidRDefault="006F6F5F" w:rsidP="006F6F5F">
            <w:pPr>
              <w:rPr>
                <w:rFonts w:cs="Arial"/>
                <w:bCs w:val="0"/>
                <w:sz w:val="18"/>
                <w:szCs w:val="18"/>
              </w:rPr>
            </w:pPr>
            <w:r>
              <w:rPr>
                <w:rFonts w:cs="Arial"/>
                <w:bCs w:val="0"/>
                <w:sz w:val="18"/>
                <w:szCs w:val="18"/>
              </w:rPr>
              <w:t>From</w:t>
            </w:r>
          </w:p>
        </w:tc>
        <w:tc>
          <w:tcPr>
            <w:tcW w:w="7550" w:type="dxa"/>
          </w:tcPr>
          <w:p w14:paraId="6EE754A4" w14:textId="77777777" w:rsidR="006F6F5F" w:rsidRPr="009641C6" w:rsidRDefault="006F6F5F" w:rsidP="006F6F5F">
            <w:pPr>
              <w:cnfStyle w:val="000000100000" w:firstRow="0" w:lastRow="0" w:firstColumn="0" w:lastColumn="0" w:oddVBand="0" w:evenVBand="0" w:oddHBand="1" w:evenHBand="0" w:firstRowFirstColumn="0" w:firstRowLastColumn="0" w:lastRowFirstColumn="0" w:lastRowLastColumn="0"/>
              <w:rPr>
                <w:sz w:val="18"/>
                <w:szCs w:val="18"/>
              </w:rPr>
            </w:pPr>
            <w:r w:rsidRPr="00C211AD">
              <w:rPr>
                <w:sz w:val="18"/>
                <w:szCs w:val="18"/>
              </w:rPr>
              <w:t>FSM_notification@infor.com</w:t>
            </w:r>
          </w:p>
        </w:tc>
      </w:tr>
      <w:tr w:rsidR="006F6F5F" w:rsidRPr="009641C6" w14:paraId="6A09DC5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281F9D7" w14:textId="77777777" w:rsidR="006F6F5F" w:rsidRDefault="006F6F5F" w:rsidP="006F6F5F">
            <w:pPr>
              <w:rPr>
                <w:rFonts w:cs="Arial"/>
                <w:bCs w:val="0"/>
                <w:sz w:val="18"/>
                <w:szCs w:val="18"/>
              </w:rPr>
            </w:pPr>
            <w:r>
              <w:rPr>
                <w:rFonts w:cs="Arial"/>
                <w:bCs w:val="0"/>
                <w:sz w:val="18"/>
                <w:szCs w:val="18"/>
              </w:rPr>
              <w:t>Subject</w:t>
            </w:r>
          </w:p>
        </w:tc>
        <w:tc>
          <w:tcPr>
            <w:tcW w:w="7550" w:type="dxa"/>
          </w:tcPr>
          <w:p w14:paraId="1F5A660E" w14:textId="74C9270D" w:rsidR="006F6F5F" w:rsidRPr="003C3DDA" w:rsidRDefault="006F6F5F" w:rsidP="006F6F5F">
            <w:pPr>
              <w:cnfStyle w:val="000000010000" w:firstRow="0" w:lastRow="0" w:firstColumn="0" w:lastColumn="0" w:oddVBand="0" w:evenVBand="0" w:oddHBand="0" w:evenHBand="1" w:firstRowFirstColumn="0" w:firstRowLastColumn="0" w:lastRowFirstColumn="0" w:lastRowLastColumn="0"/>
              <w:rPr>
                <w:bCs/>
                <w:color w:val="FF0000"/>
              </w:rPr>
            </w:pPr>
            <w:r>
              <w:rPr>
                <w:sz w:val="18"/>
                <w:szCs w:val="18"/>
              </w:rPr>
              <w:t>Vendor Import</w:t>
            </w:r>
            <w:r w:rsidRPr="00C211AD">
              <w:rPr>
                <w:sz w:val="18"/>
                <w:szCs w:val="18"/>
              </w:rPr>
              <w:t xml:space="preserve"> ERROR – </w:t>
            </w:r>
            <w:proofErr w:type="spellStart"/>
            <w:r>
              <w:rPr>
                <w:color w:val="FF0000"/>
                <w:sz w:val="18"/>
                <w:szCs w:val="18"/>
              </w:rPr>
              <w:t>NewVendorRequest</w:t>
            </w:r>
            <w:r w:rsidRPr="001D1DB4">
              <w:rPr>
                <w:bCs/>
                <w:color w:val="FF0000"/>
              </w:rPr>
              <w:t>_YYYYMMD</w:t>
            </w:r>
            <w:r>
              <w:rPr>
                <w:bCs/>
                <w:color w:val="FF0000"/>
              </w:rPr>
              <w:t>Dhhmm</w:t>
            </w:r>
            <w:proofErr w:type="spellEnd"/>
          </w:p>
        </w:tc>
      </w:tr>
      <w:tr w:rsidR="006F6F5F" w:rsidRPr="009641C6" w14:paraId="3F84F9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75794E2" w14:textId="77777777" w:rsidR="006F6F5F" w:rsidRDefault="006F6F5F" w:rsidP="006F6F5F">
            <w:pPr>
              <w:rPr>
                <w:rFonts w:cs="Arial"/>
                <w:bCs w:val="0"/>
                <w:sz w:val="18"/>
                <w:szCs w:val="18"/>
              </w:rPr>
            </w:pPr>
            <w:r>
              <w:rPr>
                <w:rFonts w:cs="Arial"/>
                <w:bCs w:val="0"/>
                <w:sz w:val="18"/>
                <w:szCs w:val="18"/>
              </w:rPr>
              <w:t>Body Text</w:t>
            </w:r>
          </w:p>
        </w:tc>
        <w:tc>
          <w:tcPr>
            <w:tcW w:w="7550" w:type="dxa"/>
          </w:tcPr>
          <w:p w14:paraId="15F76551" w14:textId="423477D0" w:rsidR="006F6F5F" w:rsidRDefault="006F6F5F" w:rsidP="006F6F5F">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All Vendor Import</w:t>
            </w:r>
            <w:r w:rsidRPr="00960BB5">
              <w:rPr>
                <w:rFonts w:cs="Arial"/>
                <w:sz w:val="18"/>
                <w:szCs w:val="18"/>
                <w:lang w:eastAsia="en-US"/>
              </w:rPr>
              <w:t xml:space="preserve"> </w:t>
            </w:r>
            <w:r>
              <w:rPr>
                <w:rFonts w:cs="Arial"/>
                <w:sz w:val="18"/>
                <w:szCs w:val="18"/>
                <w:lang w:eastAsia="en-US"/>
              </w:rPr>
              <w:t xml:space="preserve">records have </w:t>
            </w:r>
            <w:r w:rsidRPr="00960BB5">
              <w:rPr>
                <w:rFonts w:cs="Arial"/>
                <w:sz w:val="18"/>
                <w:szCs w:val="18"/>
                <w:lang w:eastAsia="en-US"/>
              </w:rPr>
              <w:t xml:space="preserve">error.  Please </w:t>
            </w:r>
            <w:r>
              <w:rPr>
                <w:rFonts w:cs="Arial"/>
                <w:sz w:val="18"/>
                <w:szCs w:val="18"/>
                <w:lang w:eastAsia="en-US"/>
              </w:rPr>
              <w:t>check and d</w:t>
            </w:r>
            <w:r w:rsidRPr="00960BB5">
              <w:rPr>
                <w:rFonts w:cs="Arial"/>
                <w:sz w:val="18"/>
                <w:szCs w:val="18"/>
                <w:lang w:eastAsia="en-US"/>
              </w:rPr>
              <w:t xml:space="preserve">etermine the correction needed. Ensure the record in </w:t>
            </w:r>
            <w:proofErr w:type="spellStart"/>
            <w:r w:rsidRPr="00960BB5">
              <w:rPr>
                <w:rFonts w:cs="Arial"/>
                <w:sz w:val="18"/>
                <w:szCs w:val="18"/>
                <w:lang w:eastAsia="en-US"/>
              </w:rPr>
              <w:t>Cloudsuite</w:t>
            </w:r>
            <w:proofErr w:type="spellEnd"/>
            <w:r w:rsidRPr="00960BB5">
              <w:rPr>
                <w:rFonts w:cs="Arial"/>
                <w:sz w:val="18"/>
                <w:szCs w:val="18"/>
                <w:lang w:eastAsia="en-US"/>
              </w:rPr>
              <w:t xml:space="preserve"> is corrected. </w:t>
            </w:r>
            <w:r>
              <w:rPr>
                <w:rFonts w:cs="Arial"/>
                <w:sz w:val="18"/>
                <w:szCs w:val="18"/>
                <w:lang w:eastAsia="en-US"/>
              </w:rPr>
              <w:t>Re-run the interface after correction has been made.</w:t>
            </w:r>
          </w:p>
          <w:p w14:paraId="4EF68547" w14:textId="77777777" w:rsidR="006F6F5F" w:rsidRDefault="006F6F5F" w:rsidP="006F6F5F">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2EB62292" w14:textId="77777777" w:rsidR="006F6F5F" w:rsidRDefault="006F6F5F" w:rsidP="006F6F5F">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No of Vendor Records with Error:</w:t>
            </w:r>
          </w:p>
          <w:p w14:paraId="0229B71C" w14:textId="77777777" w:rsidR="006F6F5F" w:rsidRDefault="006F6F5F" w:rsidP="006F6F5F">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6263DF1D" w14:textId="77777777" w:rsidR="006F6F5F" w:rsidRPr="00960BB5" w:rsidRDefault="006F6F5F" w:rsidP="006F6F5F">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960BB5">
              <w:rPr>
                <w:rFonts w:cs="Arial"/>
                <w:sz w:val="18"/>
                <w:szCs w:val="18"/>
                <w:lang w:eastAsia="en-US"/>
              </w:rPr>
              <w:t xml:space="preserve">Technical details are as follows: </w:t>
            </w:r>
          </w:p>
          <w:p w14:paraId="2C735213" w14:textId="77777777" w:rsidR="006F6F5F" w:rsidRPr="00960BB5" w:rsidRDefault="006F6F5F" w:rsidP="006F6F5F">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5F206403" w14:textId="77777777" w:rsidR="006F6F5F" w:rsidRPr="00960BB5" w:rsidRDefault="006F6F5F" w:rsidP="006F6F5F">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Run Group</w:t>
            </w:r>
            <w:r w:rsidRPr="00960BB5">
              <w:rPr>
                <w:rFonts w:cs="Arial"/>
                <w:sz w:val="18"/>
                <w:szCs w:val="18"/>
                <w:lang w:eastAsia="en-US"/>
              </w:rPr>
              <w:t xml:space="preserve">:  </w:t>
            </w:r>
          </w:p>
          <w:p w14:paraId="78A9C15F" w14:textId="77777777" w:rsidR="006F6F5F" w:rsidRPr="00960BB5" w:rsidRDefault="006F6F5F" w:rsidP="006F6F5F">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236C4423" w14:textId="77777777" w:rsidR="006F6F5F" w:rsidRDefault="006F6F5F" w:rsidP="006F6F5F">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960BB5">
              <w:rPr>
                <w:rFonts w:cs="Arial"/>
                <w:sz w:val="18"/>
                <w:szCs w:val="18"/>
                <w:lang w:eastAsia="en-US"/>
              </w:rPr>
              <w:t>D</w:t>
            </w:r>
            <w:r>
              <w:rPr>
                <w:rFonts w:cs="Arial"/>
                <w:sz w:val="18"/>
                <w:szCs w:val="18"/>
                <w:lang w:eastAsia="en-US"/>
              </w:rPr>
              <w:t>ate</w:t>
            </w:r>
            <w:r w:rsidRPr="00960BB5">
              <w:rPr>
                <w:rFonts w:cs="Arial"/>
                <w:sz w:val="18"/>
                <w:szCs w:val="18"/>
                <w:lang w:eastAsia="en-US"/>
              </w:rPr>
              <w:t xml:space="preserve">: </w:t>
            </w:r>
          </w:p>
          <w:p w14:paraId="0B7EB87A" w14:textId="77777777" w:rsidR="006F6F5F" w:rsidRDefault="006F6F5F" w:rsidP="006F6F5F">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1777D7EB" w14:textId="77777777" w:rsidR="006F6F5F" w:rsidRPr="00960BB5" w:rsidRDefault="006F6F5F" w:rsidP="006F6F5F">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 xml:space="preserve">Work Unit: </w:t>
            </w:r>
          </w:p>
          <w:p w14:paraId="6BA323AA" w14:textId="77777777" w:rsidR="006F6F5F" w:rsidRPr="00960BB5" w:rsidRDefault="006F6F5F" w:rsidP="006F6F5F">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6C9C3408" w14:textId="77777777" w:rsidR="006F6F5F" w:rsidRPr="004F4379" w:rsidRDefault="006F6F5F" w:rsidP="006F6F5F">
            <w:pPr>
              <w:cnfStyle w:val="000000100000" w:firstRow="0" w:lastRow="0" w:firstColumn="0" w:lastColumn="0" w:oddVBand="0" w:evenVBand="0" w:oddHBand="1" w:evenHBand="0" w:firstRowFirstColumn="0" w:firstRowLastColumn="0" w:lastRowFirstColumn="0" w:lastRowLastColumn="0"/>
              <w:rPr>
                <w:sz w:val="18"/>
                <w:szCs w:val="18"/>
              </w:rPr>
            </w:pPr>
          </w:p>
        </w:tc>
      </w:tr>
    </w:tbl>
    <w:p w14:paraId="2CE9F75E" w14:textId="77777777" w:rsidR="00125CC7" w:rsidRDefault="00125CC7" w:rsidP="00D90B34">
      <w:pPr>
        <w:pStyle w:val="BodyText"/>
      </w:pPr>
    </w:p>
    <w:p w14:paraId="011718FA" w14:textId="426B74B3" w:rsidR="00C639E5" w:rsidRDefault="006C154E" w:rsidP="006C154E">
      <w:pPr>
        <w:pStyle w:val="FunctionalRequirements"/>
        <w:numPr>
          <w:ilvl w:val="0"/>
          <w:numId w:val="0"/>
        </w:numPr>
        <w:ind w:left="720" w:firstLine="720"/>
      </w:pPr>
      <w:r>
        <w:t>successful data notification</w:t>
      </w:r>
    </w:p>
    <w:p w14:paraId="0A0B95BC" w14:textId="762411E1" w:rsidR="00C639E5" w:rsidRDefault="006B12F1" w:rsidP="00D90B34">
      <w:pPr>
        <w:pStyle w:val="BodyText"/>
      </w:pPr>
      <w:r>
        <w:t xml:space="preserve">The IT Support will be notified </w:t>
      </w:r>
      <w:r w:rsidR="006C154E">
        <w:t>via email upon successful import.</w:t>
      </w:r>
      <w:commentRangeStart w:id="25"/>
      <w:commentRangeStart w:id="26"/>
      <w:commentRangeStart w:id="27"/>
      <w:commentRangeStart w:id="28"/>
      <w:commentRangeEnd w:id="25"/>
      <w:r>
        <w:rPr>
          <w:rStyle w:val="CommentReference"/>
        </w:rPr>
        <w:commentReference w:id="25"/>
      </w:r>
      <w:commentRangeEnd w:id="26"/>
      <w:r>
        <w:rPr>
          <w:rStyle w:val="CommentReference"/>
        </w:rPr>
        <w:commentReference w:id="26"/>
      </w:r>
      <w:commentRangeEnd w:id="27"/>
      <w:r>
        <w:rPr>
          <w:rStyle w:val="CommentReference"/>
        </w:rPr>
        <w:commentReference w:id="27"/>
      </w:r>
      <w:commentRangeEnd w:id="28"/>
      <w:r w:rsidR="00685E0A">
        <w:rPr>
          <w:rStyle w:val="CommentReference"/>
        </w:rPr>
        <w:commentReference w:id="28"/>
      </w:r>
    </w:p>
    <w:p w14:paraId="79E1C281" w14:textId="77777777" w:rsidR="006C154E" w:rsidRDefault="006C154E" w:rsidP="00D90B34">
      <w:pPr>
        <w:pStyle w:val="BodyText"/>
      </w:pPr>
    </w:p>
    <w:tbl>
      <w:tblPr>
        <w:tblStyle w:val="LightGrid-Accent1"/>
        <w:tblW w:w="8900" w:type="dxa"/>
        <w:tblInd w:w="1520" w:type="dxa"/>
        <w:tblLayout w:type="fixed"/>
        <w:tblLook w:val="0480" w:firstRow="0" w:lastRow="0" w:firstColumn="1" w:lastColumn="0" w:noHBand="0" w:noVBand="1"/>
      </w:tblPr>
      <w:tblGrid>
        <w:gridCol w:w="1350"/>
        <w:gridCol w:w="7550"/>
      </w:tblGrid>
      <w:tr w:rsidR="006C154E" w:rsidRPr="009641C6" w14:paraId="343EE6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B2322CE" w14:textId="77777777" w:rsidR="006C154E" w:rsidRPr="00E1381E" w:rsidRDefault="006C154E">
            <w:pPr>
              <w:rPr>
                <w:rFonts w:cs="Arial"/>
                <w:bCs w:val="0"/>
                <w:sz w:val="18"/>
                <w:szCs w:val="18"/>
              </w:rPr>
            </w:pPr>
            <w:r>
              <w:rPr>
                <w:rFonts w:cs="Arial"/>
                <w:bCs w:val="0"/>
                <w:sz w:val="18"/>
                <w:szCs w:val="18"/>
              </w:rPr>
              <w:t>To</w:t>
            </w:r>
          </w:p>
        </w:tc>
        <w:tc>
          <w:tcPr>
            <w:tcW w:w="7550" w:type="dxa"/>
          </w:tcPr>
          <w:p w14:paraId="4DFB1419" w14:textId="2D81D759" w:rsidR="006C154E" w:rsidRPr="001D4AFE" w:rsidRDefault="1E65CE50">
            <w:pPr>
              <w:cnfStyle w:val="000000100000" w:firstRow="0" w:lastRow="0" w:firstColumn="0" w:lastColumn="0" w:oddVBand="0" w:evenVBand="0" w:oddHBand="1" w:evenHBand="0" w:firstRowFirstColumn="0" w:firstRowLastColumn="0" w:lastRowFirstColumn="0" w:lastRowLastColumn="0"/>
              <w:rPr>
                <w:rFonts w:cs="Arial"/>
                <w:color w:val="0000FF"/>
                <w:sz w:val="18"/>
                <w:szCs w:val="18"/>
              </w:rPr>
            </w:pPr>
            <w:ins w:id="29" w:author="Amy NeSmith" w:date="2023-12-28T20:43:00Z">
              <w:r w:rsidRPr="6CAD8132">
                <w:rPr>
                  <w:rFonts w:cs="Arial"/>
                  <w:color w:val="0000FF"/>
                  <w:sz w:val="18"/>
                  <w:szCs w:val="18"/>
                </w:rPr>
                <w:t>Teresa.Bower@aultman.com</w:t>
              </w:r>
            </w:ins>
          </w:p>
        </w:tc>
      </w:tr>
      <w:tr w:rsidR="006C154E" w:rsidRPr="009641C6" w14:paraId="30E2250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C0CCBA0" w14:textId="77777777" w:rsidR="006C154E" w:rsidRPr="00E1381E" w:rsidRDefault="006C154E">
            <w:pPr>
              <w:rPr>
                <w:rFonts w:cs="Arial"/>
                <w:bCs w:val="0"/>
                <w:sz w:val="18"/>
                <w:szCs w:val="18"/>
              </w:rPr>
            </w:pPr>
            <w:r>
              <w:rPr>
                <w:rFonts w:cs="Arial"/>
                <w:bCs w:val="0"/>
                <w:sz w:val="18"/>
                <w:szCs w:val="18"/>
              </w:rPr>
              <w:t>Cc</w:t>
            </w:r>
          </w:p>
        </w:tc>
        <w:tc>
          <w:tcPr>
            <w:tcW w:w="7550" w:type="dxa"/>
          </w:tcPr>
          <w:p w14:paraId="41ECB4D5" w14:textId="78C2809F" w:rsidR="006C154E" w:rsidRPr="009641C6" w:rsidRDefault="316FCDF9">
            <w:pPr>
              <w:cnfStyle w:val="000000010000" w:firstRow="0" w:lastRow="0" w:firstColumn="0" w:lastColumn="0" w:oddVBand="0" w:evenVBand="0" w:oddHBand="0" w:evenHBand="1" w:firstRowFirstColumn="0" w:firstRowLastColumn="0" w:lastRowFirstColumn="0" w:lastRowLastColumn="0"/>
              <w:rPr>
                <w:rFonts w:cs="Arial"/>
                <w:sz w:val="18"/>
                <w:szCs w:val="18"/>
              </w:rPr>
            </w:pPr>
            <w:ins w:id="30" w:author="Amy NeSmith" w:date="2023-12-28T20:44:00Z">
              <w:r w:rsidRPr="6CAD8132">
                <w:rPr>
                  <w:rFonts w:cs="Arial"/>
                  <w:sz w:val="18"/>
                  <w:szCs w:val="18"/>
                </w:rPr>
                <w:t>Amy.Nesmith@aultman.com</w:t>
              </w:r>
            </w:ins>
          </w:p>
        </w:tc>
      </w:tr>
      <w:tr w:rsidR="006C154E" w:rsidRPr="009641C6" w14:paraId="5B423E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EB32241" w14:textId="77777777" w:rsidR="006C154E" w:rsidRPr="00E1381E" w:rsidRDefault="006C154E">
            <w:pPr>
              <w:rPr>
                <w:rFonts w:cs="Arial"/>
                <w:bCs w:val="0"/>
                <w:sz w:val="18"/>
                <w:szCs w:val="18"/>
              </w:rPr>
            </w:pPr>
            <w:r>
              <w:rPr>
                <w:rFonts w:cs="Arial"/>
                <w:bCs w:val="0"/>
                <w:sz w:val="18"/>
                <w:szCs w:val="18"/>
              </w:rPr>
              <w:t>From</w:t>
            </w:r>
          </w:p>
        </w:tc>
        <w:tc>
          <w:tcPr>
            <w:tcW w:w="7550" w:type="dxa"/>
          </w:tcPr>
          <w:p w14:paraId="693617F7" w14:textId="77777777" w:rsidR="006C154E" w:rsidRPr="009641C6" w:rsidRDefault="006C154E">
            <w:pPr>
              <w:cnfStyle w:val="000000100000" w:firstRow="0" w:lastRow="0" w:firstColumn="0" w:lastColumn="0" w:oddVBand="0" w:evenVBand="0" w:oddHBand="1" w:evenHBand="0" w:firstRowFirstColumn="0" w:firstRowLastColumn="0" w:lastRowFirstColumn="0" w:lastRowLastColumn="0"/>
              <w:rPr>
                <w:sz w:val="18"/>
                <w:szCs w:val="18"/>
              </w:rPr>
            </w:pPr>
            <w:r w:rsidRPr="005B619C">
              <w:rPr>
                <w:sz w:val="18"/>
                <w:szCs w:val="18"/>
              </w:rPr>
              <w:t>FSM</w:t>
            </w:r>
            <w:r>
              <w:rPr>
                <w:sz w:val="18"/>
                <w:szCs w:val="18"/>
              </w:rPr>
              <w:t>_</w:t>
            </w:r>
            <w:r w:rsidRPr="005B619C">
              <w:rPr>
                <w:sz w:val="18"/>
                <w:szCs w:val="18"/>
              </w:rPr>
              <w:t>notification@infor.com</w:t>
            </w:r>
          </w:p>
        </w:tc>
      </w:tr>
      <w:tr w:rsidR="006C154E" w:rsidRPr="009641C6" w14:paraId="5440D64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76140A0" w14:textId="77777777" w:rsidR="006C154E" w:rsidRDefault="006C154E">
            <w:pPr>
              <w:rPr>
                <w:rFonts w:cs="Arial"/>
                <w:bCs w:val="0"/>
                <w:sz w:val="18"/>
                <w:szCs w:val="18"/>
              </w:rPr>
            </w:pPr>
            <w:r>
              <w:rPr>
                <w:rFonts w:cs="Arial"/>
                <w:bCs w:val="0"/>
                <w:sz w:val="18"/>
                <w:szCs w:val="18"/>
              </w:rPr>
              <w:t>Subject</w:t>
            </w:r>
          </w:p>
        </w:tc>
        <w:tc>
          <w:tcPr>
            <w:tcW w:w="7550" w:type="dxa"/>
          </w:tcPr>
          <w:p w14:paraId="08F904FB" w14:textId="058CACAA" w:rsidR="006C154E" w:rsidRDefault="00183FE2">
            <w:pPr>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Vendor Import</w:t>
            </w:r>
            <w:r w:rsidR="006C154E" w:rsidRPr="00C211AD">
              <w:rPr>
                <w:sz w:val="18"/>
                <w:szCs w:val="18"/>
              </w:rPr>
              <w:t xml:space="preserve"> </w:t>
            </w:r>
            <w:r w:rsidR="006C154E" w:rsidRPr="00424D4C">
              <w:rPr>
                <w:sz w:val="18"/>
                <w:szCs w:val="18"/>
              </w:rPr>
              <w:t xml:space="preserve">SUCCESSFUL – </w:t>
            </w:r>
            <w:proofErr w:type="spellStart"/>
            <w:r>
              <w:rPr>
                <w:color w:val="FF0000"/>
                <w:sz w:val="18"/>
                <w:szCs w:val="18"/>
              </w:rPr>
              <w:t>NewVendorRequest</w:t>
            </w:r>
            <w:r w:rsidRPr="001D1DB4">
              <w:rPr>
                <w:bCs/>
                <w:color w:val="FF0000"/>
              </w:rPr>
              <w:t>_YYYYMMD</w:t>
            </w:r>
            <w:r>
              <w:rPr>
                <w:bCs/>
                <w:color w:val="FF0000"/>
              </w:rPr>
              <w:t>Dhhmm</w:t>
            </w:r>
            <w:proofErr w:type="spellEnd"/>
          </w:p>
        </w:tc>
      </w:tr>
      <w:tr w:rsidR="006C154E" w:rsidRPr="009641C6" w14:paraId="15EB87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5668DAAC" w14:textId="77777777" w:rsidR="006C154E" w:rsidRDefault="006C154E">
            <w:pPr>
              <w:rPr>
                <w:rFonts w:cs="Arial"/>
                <w:bCs w:val="0"/>
                <w:sz w:val="18"/>
                <w:szCs w:val="18"/>
              </w:rPr>
            </w:pPr>
            <w:r>
              <w:rPr>
                <w:rFonts w:cs="Arial"/>
                <w:bCs w:val="0"/>
                <w:sz w:val="18"/>
                <w:szCs w:val="18"/>
              </w:rPr>
              <w:t>Body Text</w:t>
            </w:r>
          </w:p>
        </w:tc>
        <w:tc>
          <w:tcPr>
            <w:tcW w:w="7550" w:type="dxa"/>
          </w:tcPr>
          <w:p w14:paraId="0F99EEE0" w14:textId="2155AE2E" w:rsidR="006C154E" w:rsidRPr="00424D4C" w:rsidRDefault="006641BC">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 xml:space="preserve">All </w:t>
            </w:r>
            <w:r w:rsidR="00183FE2">
              <w:rPr>
                <w:rFonts w:cs="Arial"/>
                <w:sz w:val="18"/>
                <w:szCs w:val="18"/>
                <w:lang w:eastAsia="en-US"/>
              </w:rPr>
              <w:t>Vendor Import</w:t>
            </w:r>
            <w:r w:rsidR="006C154E" w:rsidRPr="00424D4C">
              <w:rPr>
                <w:rFonts w:cs="Arial"/>
                <w:sz w:val="18"/>
                <w:szCs w:val="18"/>
                <w:lang w:eastAsia="en-US"/>
              </w:rPr>
              <w:t xml:space="preserve"> </w:t>
            </w:r>
            <w:r>
              <w:rPr>
                <w:rFonts w:cs="Arial"/>
                <w:sz w:val="18"/>
                <w:szCs w:val="18"/>
                <w:lang w:eastAsia="en-US"/>
              </w:rPr>
              <w:t xml:space="preserve">records </w:t>
            </w:r>
            <w:r w:rsidR="006C154E" w:rsidRPr="00424D4C">
              <w:rPr>
                <w:rFonts w:cs="Arial"/>
                <w:sz w:val="18"/>
                <w:szCs w:val="18"/>
                <w:lang w:eastAsia="en-US"/>
              </w:rPr>
              <w:t>ha</w:t>
            </w:r>
            <w:r>
              <w:rPr>
                <w:rFonts w:cs="Arial"/>
                <w:sz w:val="18"/>
                <w:szCs w:val="18"/>
                <w:lang w:eastAsia="en-US"/>
              </w:rPr>
              <w:t>ve</w:t>
            </w:r>
            <w:r w:rsidR="006C154E" w:rsidRPr="00424D4C">
              <w:rPr>
                <w:rFonts w:cs="Arial"/>
                <w:sz w:val="18"/>
                <w:szCs w:val="18"/>
                <w:lang w:eastAsia="en-US"/>
              </w:rPr>
              <w:t xml:space="preserve"> been </w:t>
            </w:r>
            <w:r w:rsidR="006C154E">
              <w:rPr>
                <w:rFonts w:cs="Arial"/>
                <w:sz w:val="18"/>
                <w:szCs w:val="18"/>
                <w:lang w:eastAsia="en-US"/>
              </w:rPr>
              <w:t xml:space="preserve">imported to </w:t>
            </w:r>
            <w:r w:rsidR="00183FE2">
              <w:rPr>
                <w:rFonts w:cs="Arial"/>
                <w:sz w:val="18"/>
                <w:szCs w:val="18"/>
                <w:lang w:eastAsia="en-US"/>
              </w:rPr>
              <w:t>Vendor</w:t>
            </w:r>
            <w:r w:rsidR="006C154E">
              <w:rPr>
                <w:rFonts w:cs="Arial"/>
                <w:sz w:val="18"/>
                <w:szCs w:val="18"/>
                <w:lang w:eastAsia="en-US"/>
              </w:rPr>
              <w:t xml:space="preserve"> Business class </w:t>
            </w:r>
            <w:r w:rsidR="006C154E" w:rsidRPr="00424D4C">
              <w:rPr>
                <w:rFonts w:cs="Arial"/>
                <w:sz w:val="18"/>
                <w:szCs w:val="18"/>
                <w:lang w:eastAsia="en-US"/>
              </w:rPr>
              <w:t xml:space="preserve">successfully. </w:t>
            </w:r>
          </w:p>
          <w:p w14:paraId="1F6DBA8E" w14:textId="77777777" w:rsidR="006C154E" w:rsidRDefault="006C154E">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72E0EDA8" w14:textId="77777777" w:rsidR="00681B50" w:rsidRDefault="00681B50" w:rsidP="00681B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No of Vendor Records Created:</w:t>
            </w:r>
          </w:p>
          <w:p w14:paraId="29396A18" w14:textId="77777777" w:rsidR="00681B50" w:rsidRPr="00424D4C" w:rsidRDefault="00681B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4F9A8F62" w14:textId="77777777" w:rsidR="006C154E" w:rsidRPr="00424D4C" w:rsidRDefault="006C154E">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Run Group:</w:t>
            </w:r>
          </w:p>
          <w:p w14:paraId="462667D4" w14:textId="77777777" w:rsidR="00F02FD2" w:rsidRDefault="006C154E">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Date:</w:t>
            </w:r>
          </w:p>
          <w:p w14:paraId="29C835D2" w14:textId="77777777" w:rsidR="00F02FD2" w:rsidRDefault="00F02FD2">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05BB1DE1" w14:textId="77777777" w:rsidR="00F02FD2" w:rsidRDefault="00F02FD2">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List of Vendors Created:</w:t>
            </w:r>
          </w:p>
          <w:p w14:paraId="34032688" w14:textId="57A00BEF" w:rsidR="0066642F" w:rsidRDefault="00837DC9">
            <w:pPr>
              <w:textAlignment w:val="baseline"/>
              <w:cnfStyle w:val="000000100000" w:firstRow="0" w:lastRow="0" w:firstColumn="0" w:lastColumn="0" w:oddVBand="0" w:evenVBand="0" w:oddHBand="1" w:evenHBand="0" w:firstRowFirstColumn="0" w:firstRowLastColumn="0" w:lastRowFirstColumn="0" w:lastRowLastColumn="0"/>
              <w:rPr>
                <w:rStyle w:val="cf01"/>
              </w:rPr>
            </w:pPr>
            <w:r>
              <w:rPr>
                <w:rFonts w:cs="Arial"/>
                <w:sz w:val="18"/>
                <w:szCs w:val="18"/>
                <w:lang w:eastAsia="en-US"/>
              </w:rPr>
              <w:t>Sequence #</w:t>
            </w:r>
            <w:r w:rsidR="00DA1FD4">
              <w:rPr>
                <w:rFonts w:cs="Arial"/>
                <w:sz w:val="18"/>
                <w:szCs w:val="18"/>
                <w:lang w:eastAsia="en-US"/>
              </w:rPr>
              <w:t xml:space="preserve"> </w:t>
            </w:r>
            <w:r w:rsidR="006C154E" w:rsidRPr="00424D4C">
              <w:rPr>
                <w:rFonts w:cs="Arial"/>
                <w:sz w:val="18"/>
                <w:szCs w:val="18"/>
                <w:lang w:eastAsia="en-US"/>
              </w:rPr>
              <w:t xml:space="preserve"> </w:t>
            </w:r>
            <w:r w:rsidR="00567905">
              <w:rPr>
                <w:rFonts w:cs="Arial"/>
                <w:sz w:val="18"/>
                <w:szCs w:val="18"/>
                <w:lang w:eastAsia="en-US"/>
              </w:rPr>
              <w:t xml:space="preserve">  </w:t>
            </w:r>
            <w:r w:rsidR="00DA1FD4">
              <w:rPr>
                <w:rStyle w:val="cf01"/>
              </w:rPr>
              <w:t xml:space="preserve">Vendor </w:t>
            </w:r>
            <w:r>
              <w:rPr>
                <w:rStyle w:val="cf01"/>
              </w:rPr>
              <w:t xml:space="preserve">ID    </w:t>
            </w:r>
            <w:r w:rsidR="00417543">
              <w:rPr>
                <w:rStyle w:val="cf01"/>
              </w:rPr>
              <w:t xml:space="preserve">       </w:t>
            </w:r>
            <w:r>
              <w:rPr>
                <w:rStyle w:val="cf01"/>
              </w:rPr>
              <w:t>Vendor Name</w:t>
            </w:r>
          </w:p>
          <w:p w14:paraId="43BCFD33" w14:textId="1D211AA3" w:rsidR="006C154E" w:rsidRDefault="004D3C5A">
            <w:pPr>
              <w:textAlignment w:val="baseline"/>
              <w:cnfStyle w:val="000000100000" w:firstRow="0" w:lastRow="0" w:firstColumn="0" w:lastColumn="0" w:oddVBand="0" w:evenVBand="0" w:oddHBand="1" w:evenHBand="0" w:firstRowFirstColumn="0" w:firstRowLastColumn="0" w:lastRowFirstColumn="0" w:lastRowLastColumn="0"/>
              <w:rPr>
                <w:rStyle w:val="cf01"/>
              </w:rPr>
            </w:pPr>
            <w:r>
              <w:rPr>
                <w:rStyle w:val="cf01"/>
              </w:rPr>
              <w:t xml:space="preserve">  **1                   45765        </w:t>
            </w:r>
            <w:r w:rsidR="00417543">
              <w:rPr>
                <w:rStyle w:val="cf01"/>
              </w:rPr>
              <w:t xml:space="preserve">ATLANTIC ON CALL GROUP, LLC </w:t>
            </w:r>
            <w:r>
              <w:rPr>
                <w:rStyle w:val="cf01"/>
              </w:rPr>
              <w:t xml:space="preserve">   </w:t>
            </w:r>
          </w:p>
          <w:p w14:paraId="405B6B16" w14:textId="14D920DE" w:rsidR="00417543" w:rsidRDefault="00417543">
            <w:pPr>
              <w:textAlignment w:val="baseline"/>
              <w:cnfStyle w:val="000000100000" w:firstRow="0" w:lastRow="0" w:firstColumn="0" w:lastColumn="0" w:oddVBand="0" w:evenVBand="0" w:oddHBand="1" w:evenHBand="0" w:firstRowFirstColumn="0" w:firstRowLastColumn="0" w:lastRowFirstColumn="0" w:lastRowLastColumn="0"/>
              <w:rPr>
                <w:rStyle w:val="cf01"/>
              </w:rPr>
            </w:pPr>
            <w:r>
              <w:rPr>
                <w:rStyle w:val="cf01"/>
              </w:rPr>
              <w:t xml:space="preserve">  </w:t>
            </w:r>
            <w:r w:rsidR="00685E0A">
              <w:rPr>
                <w:rStyle w:val="cf01"/>
              </w:rPr>
              <w:t>**</w:t>
            </w:r>
            <w:r>
              <w:rPr>
                <w:rStyle w:val="cf01"/>
              </w:rPr>
              <w:t xml:space="preserve">2                   45766        MELANIE CRITES-BACHERT, LLC </w:t>
            </w:r>
          </w:p>
          <w:p w14:paraId="4E731A9D" w14:textId="77777777" w:rsidR="00567905" w:rsidRPr="00424D4C" w:rsidRDefault="00567905">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444A66EB" w14:textId="77777777" w:rsidR="006C154E" w:rsidRPr="00424D4C" w:rsidRDefault="006C154E">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 xml:space="preserve">Technical details are as follows: </w:t>
            </w:r>
          </w:p>
          <w:p w14:paraId="755B1398" w14:textId="77777777" w:rsidR="006C154E" w:rsidRPr="00424D4C" w:rsidRDefault="006C154E">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420BA056" w14:textId="77777777" w:rsidR="006C154E" w:rsidRPr="00424D4C" w:rsidRDefault="006C154E">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 xml:space="preserve">Work Unit:  </w:t>
            </w:r>
          </w:p>
          <w:p w14:paraId="5312CF4B" w14:textId="77777777" w:rsidR="006C154E" w:rsidRPr="00424D4C" w:rsidRDefault="006C154E">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57A25539" w14:textId="77777777" w:rsidR="006C154E" w:rsidRDefault="006C154E">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 xml:space="preserve">Process:  </w:t>
            </w:r>
          </w:p>
          <w:p w14:paraId="7F1350F1" w14:textId="77777777" w:rsidR="00417543" w:rsidRDefault="00417543">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5B9ECEF2" w14:textId="77777777" w:rsidR="00417543" w:rsidRDefault="00417543">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13A7581A" w14:textId="615CB12F" w:rsidR="00417543" w:rsidRPr="00774F49" w:rsidRDefault="00417543">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lang w:eastAsia="en-US"/>
              </w:rPr>
              <w:t>** Sample data</w:t>
            </w:r>
          </w:p>
        </w:tc>
      </w:tr>
    </w:tbl>
    <w:p w14:paraId="30980E0E" w14:textId="77777777" w:rsidR="006C154E" w:rsidRDefault="006C154E" w:rsidP="00D90B34">
      <w:pPr>
        <w:pStyle w:val="BodyText"/>
      </w:pPr>
    </w:p>
    <w:p w14:paraId="6A9BEBE5" w14:textId="77777777" w:rsidR="005A526D" w:rsidRDefault="005A526D" w:rsidP="00D90B34">
      <w:pPr>
        <w:pStyle w:val="BodyText"/>
      </w:pPr>
    </w:p>
    <w:p w14:paraId="5F3BE648" w14:textId="61219592" w:rsidR="005A526D" w:rsidRDefault="005A526D" w:rsidP="005A526D">
      <w:pPr>
        <w:pStyle w:val="FunctionalRequirements"/>
        <w:numPr>
          <w:ilvl w:val="0"/>
          <w:numId w:val="0"/>
        </w:numPr>
        <w:ind w:left="720" w:firstLine="720"/>
      </w:pPr>
      <w:r>
        <w:t>PARTIALLY successful data notification</w:t>
      </w:r>
    </w:p>
    <w:p w14:paraId="17FE3286" w14:textId="77777777" w:rsidR="005A526D" w:rsidRDefault="005A526D" w:rsidP="005A526D">
      <w:pPr>
        <w:pStyle w:val="BodyText"/>
      </w:pPr>
      <w:r w:rsidRPr="006B12F1">
        <w:t xml:space="preserve">The IT Support will be notified </w:t>
      </w:r>
      <w:r>
        <w:t>via email upon successful import.</w:t>
      </w:r>
    </w:p>
    <w:p w14:paraId="0DE4F468" w14:textId="77777777" w:rsidR="005A526D" w:rsidRDefault="005A526D" w:rsidP="005A526D">
      <w:pPr>
        <w:pStyle w:val="BodyText"/>
      </w:pPr>
    </w:p>
    <w:tbl>
      <w:tblPr>
        <w:tblStyle w:val="LightGrid-Accent1"/>
        <w:tblW w:w="8900" w:type="dxa"/>
        <w:tblInd w:w="1520" w:type="dxa"/>
        <w:tblLayout w:type="fixed"/>
        <w:tblLook w:val="0480" w:firstRow="0" w:lastRow="0" w:firstColumn="1" w:lastColumn="0" w:noHBand="0" w:noVBand="1"/>
      </w:tblPr>
      <w:tblGrid>
        <w:gridCol w:w="1350"/>
        <w:gridCol w:w="7550"/>
      </w:tblGrid>
      <w:tr w:rsidR="005A526D" w:rsidRPr="009641C6" w14:paraId="52BE9C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380F653" w14:textId="77777777" w:rsidR="005A526D" w:rsidRPr="00E1381E" w:rsidRDefault="005A526D">
            <w:pPr>
              <w:rPr>
                <w:rFonts w:cs="Arial"/>
                <w:bCs w:val="0"/>
                <w:sz w:val="18"/>
                <w:szCs w:val="18"/>
              </w:rPr>
            </w:pPr>
            <w:r>
              <w:rPr>
                <w:rFonts w:cs="Arial"/>
                <w:bCs w:val="0"/>
                <w:sz w:val="18"/>
                <w:szCs w:val="18"/>
              </w:rPr>
              <w:t>To</w:t>
            </w:r>
          </w:p>
        </w:tc>
        <w:tc>
          <w:tcPr>
            <w:tcW w:w="7550" w:type="dxa"/>
          </w:tcPr>
          <w:p w14:paraId="25769F00" w14:textId="780999CC" w:rsidR="005A526D" w:rsidRPr="001D4AFE" w:rsidRDefault="00E12F57">
            <w:pPr>
              <w:cnfStyle w:val="000000100000" w:firstRow="0" w:lastRow="0" w:firstColumn="0" w:lastColumn="0" w:oddVBand="0" w:evenVBand="0" w:oddHBand="1" w:evenHBand="0" w:firstRowFirstColumn="0" w:firstRowLastColumn="0" w:lastRowFirstColumn="0" w:lastRowLastColumn="0"/>
              <w:rPr>
                <w:rFonts w:cs="Arial"/>
                <w:color w:val="0000FF"/>
                <w:sz w:val="18"/>
                <w:szCs w:val="18"/>
              </w:rPr>
            </w:pPr>
            <w:hyperlink r:id="rId17">
              <w:r w:rsidR="4E5EA274" w:rsidRPr="20B4E86F">
                <w:rPr>
                  <w:rStyle w:val="Hyperlink"/>
                  <w:rFonts w:cs="Arial"/>
                  <w:sz w:val="18"/>
                  <w:szCs w:val="18"/>
                </w:rPr>
                <w:t>BOSTeam@aultman.com</w:t>
              </w:r>
            </w:hyperlink>
            <w:r w:rsidR="4E5EA274" w:rsidRPr="20B4E86F">
              <w:rPr>
                <w:rFonts w:cs="Arial"/>
                <w:color w:val="FF0000"/>
                <w:sz w:val="18"/>
                <w:szCs w:val="18"/>
              </w:rPr>
              <w:t xml:space="preserve">; </w:t>
            </w:r>
            <w:r w:rsidR="4E5EA274" w:rsidRPr="20B4E86F">
              <w:rPr>
                <w:rFonts w:cs="Arial"/>
                <w:color w:val="0000FF"/>
                <w:sz w:val="18"/>
                <w:szCs w:val="18"/>
              </w:rPr>
              <w:t>Teresa.Bower@aultman.com</w:t>
            </w:r>
          </w:p>
        </w:tc>
      </w:tr>
      <w:tr w:rsidR="005A526D" w:rsidRPr="009641C6" w14:paraId="2725B2C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585566C" w14:textId="77777777" w:rsidR="005A526D" w:rsidRPr="00E1381E" w:rsidRDefault="005A526D">
            <w:pPr>
              <w:rPr>
                <w:rFonts w:cs="Arial"/>
                <w:bCs w:val="0"/>
                <w:sz w:val="18"/>
                <w:szCs w:val="18"/>
              </w:rPr>
            </w:pPr>
            <w:r>
              <w:rPr>
                <w:rFonts w:cs="Arial"/>
                <w:bCs w:val="0"/>
                <w:sz w:val="18"/>
                <w:szCs w:val="18"/>
              </w:rPr>
              <w:t>Cc</w:t>
            </w:r>
          </w:p>
        </w:tc>
        <w:tc>
          <w:tcPr>
            <w:tcW w:w="7550" w:type="dxa"/>
          </w:tcPr>
          <w:p w14:paraId="17515B3B" w14:textId="01710C33" w:rsidR="005A526D" w:rsidRPr="009641C6" w:rsidRDefault="63B63001">
            <w:pPr>
              <w:cnfStyle w:val="000000010000" w:firstRow="0" w:lastRow="0" w:firstColumn="0" w:lastColumn="0" w:oddVBand="0" w:evenVBand="0" w:oddHBand="0" w:evenHBand="1" w:firstRowFirstColumn="0" w:firstRowLastColumn="0" w:lastRowFirstColumn="0" w:lastRowLastColumn="0"/>
              <w:rPr>
                <w:rFonts w:cs="Arial"/>
                <w:sz w:val="18"/>
                <w:szCs w:val="18"/>
              </w:rPr>
            </w:pPr>
            <w:r w:rsidRPr="20B4E86F">
              <w:rPr>
                <w:rFonts w:cs="Arial"/>
                <w:sz w:val="18"/>
                <w:szCs w:val="18"/>
              </w:rPr>
              <w:t>Amy.Nesmith@aultman.com</w:t>
            </w:r>
          </w:p>
        </w:tc>
      </w:tr>
      <w:tr w:rsidR="005A526D" w:rsidRPr="009641C6" w14:paraId="082A48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C48A661" w14:textId="77777777" w:rsidR="005A526D" w:rsidRPr="00E1381E" w:rsidRDefault="005A526D">
            <w:pPr>
              <w:rPr>
                <w:rFonts w:cs="Arial"/>
                <w:bCs w:val="0"/>
                <w:sz w:val="18"/>
                <w:szCs w:val="18"/>
              </w:rPr>
            </w:pPr>
            <w:r>
              <w:rPr>
                <w:rFonts w:cs="Arial"/>
                <w:bCs w:val="0"/>
                <w:sz w:val="18"/>
                <w:szCs w:val="18"/>
              </w:rPr>
              <w:t>From</w:t>
            </w:r>
          </w:p>
        </w:tc>
        <w:tc>
          <w:tcPr>
            <w:tcW w:w="7550" w:type="dxa"/>
          </w:tcPr>
          <w:p w14:paraId="3A23BD84" w14:textId="77777777" w:rsidR="005A526D" w:rsidRPr="009641C6" w:rsidRDefault="005A526D">
            <w:pPr>
              <w:cnfStyle w:val="000000100000" w:firstRow="0" w:lastRow="0" w:firstColumn="0" w:lastColumn="0" w:oddVBand="0" w:evenVBand="0" w:oddHBand="1" w:evenHBand="0" w:firstRowFirstColumn="0" w:firstRowLastColumn="0" w:lastRowFirstColumn="0" w:lastRowLastColumn="0"/>
              <w:rPr>
                <w:sz w:val="18"/>
                <w:szCs w:val="18"/>
              </w:rPr>
            </w:pPr>
            <w:r w:rsidRPr="005B619C">
              <w:rPr>
                <w:sz w:val="18"/>
                <w:szCs w:val="18"/>
              </w:rPr>
              <w:t>FSM</w:t>
            </w:r>
            <w:r>
              <w:rPr>
                <w:sz w:val="18"/>
                <w:szCs w:val="18"/>
              </w:rPr>
              <w:t>_</w:t>
            </w:r>
            <w:r w:rsidRPr="005B619C">
              <w:rPr>
                <w:sz w:val="18"/>
                <w:szCs w:val="18"/>
              </w:rPr>
              <w:t>notification@infor.com</w:t>
            </w:r>
          </w:p>
        </w:tc>
      </w:tr>
      <w:tr w:rsidR="005A526D" w:rsidRPr="009641C6" w14:paraId="4FCEE37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592DE34C" w14:textId="77777777" w:rsidR="005A526D" w:rsidRDefault="005A526D">
            <w:pPr>
              <w:rPr>
                <w:rFonts w:cs="Arial"/>
                <w:bCs w:val="0"/>
                <w:sz w:val="18"/>
                <w:szCs w:val="18"/>
              </w:rPr>
            </w:pPr>
            <w:r>
              <w:rPr>
                <w:rFonts w:cs="Arial"/>
                <w:bCs w:val="0"/>
                <w:sz w:val="18"/>
                <w:szCs w:val="18"/>
              </w:rPr>
              <w:t>Subject</w:t>
            </w:r>
          </w:p>
        </w:tc>
        <w:tc>
          <w:tcPr>
            <w:tcW w:w="7550" w:type="dxa"/>
          </w:tcPr>
          <w:p w14:paraId="5075BC8A" w14:textId="00FAE785" w:rsidR="005A526D" w:rsidRDefault="005A526D">
            <w:pPr>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Vendor Import</w:t>
            </w:r>
            <w:r w:rsidRPr="00C211AD">
              <w:rPr>
                <w:sz w:val="18"/>
                <w:szCs w:val="18"/>
              </w:rPr>
              <w:t xml:space="preserve"> </w:t>
            </w:r>
            <w:r>
              <w:rPr>
                <w:sz w:val="18"/>
                <w:szCs w:val="18"/>
              </w:rPr>
              <w:t xml:space="preserve">PARTIALLY </w:t>
            </w:r>
            <w:r w:rsidRPr="00424D4C">
              <w:rPr>
                <w:sz w:val="18"/>
                <w:szCs w:val="18"/>
              </w:rPr>
              <w:t xml:space="preserve">SUCCESSFUL – </w:t>
            </w:r>
            <w:proofErr w:type="spellStart"/>
            <w:r>
              <w:rPr>
                <w:color w:val="FF0000"/>
                <w:sz w:val="18"/>
                <w:szCs w:val="18"/>
              </w:rPr>
              <w:t>NewVendorRequest</w:t>
            </w:r>
            <w:r w:rsidRPr="001D1DB4">
              <w:rPr>
                <w:bCs/>
                <w:color w:val="FF0000"/>
              </w:rPr>
              <w:t>_YYYYMMD</w:t>
            </w:r>
            <w:r>
              <w:rPr>
                <w:bCs/>
                <w:color w:val="FF0000"/>
              </w:rPr>
              <w:t>Dhhmm</w:t>
            </w:r>
            <w:proofErr w:type="spellEnd"/>
          </w:p>
        </w:tc>
      </w:tr>
      <w:tr w:rsidR="005A526D" w:rsidRPr="009641C6" w14:paraId="31DAB1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EF9CE5C" w14:textId="77777777" w:rsidR="005A526D" w:rsidRDefault="005A526D">
            <w:pPr>
              <w:rPr>
                <w:rFonts w:cs="Arial"/>
                <w:bCs w:val="0"/>
                <w:sz w:val="18"/>
                <w:szCs w:val="18"/>
              </w:rPr>
            </w:pPr>
            <w:r>
              <w:rPr>
                <w:rFonts w:cs="Arial"/>
                <w:bCs w:val="0"/>
                <w:sz w:val="18"/>
                <w:szCs w:val="18"/>
              </w:rPr>
              <w:t>Body Text</w:t>
            </w:r>
          </w:p>
        </w:tc>
        <w:tc>
          <w:tcPr>
            <w:tcW w:w="7550" w:type="dxa"/>
          </w:tcPr>
          <w:p w14:paraId="606E6FBE" w14:textId="3EE99D98" w:rsidR="005A526D" w:rsidRPr="00424D4C" w:rsidRDefault="00E9325A">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Vend</w:t>
            </w:r>
            <w:r w:rsidR="005A526D">
              <w:rPr>
                <w:rFonts w:cs="Arial"/>
                <w:sz w:val="18"/>
                <w:szCs w:val="18"/>
                <w:lang w:eastAsia="en-US"/>
              </w:rPr>
              <w:t>or Import</w:t>
            </w:r>
            <w:r w:rsidR="005A526D" w:rsidRPr="00424D4C">
              <w:rPr>
                <w:rFonts w:cs="Arial"/>
                <w:sz w:val="18"/>
                <w:szCs w:val="18"/>
                <w:lang w:eastAsia="en-US"/>
              </w:rPr>
              <w:t xml:space="preserve"> </w:t>
            </w:r>
            <w:r w:rsidR="005A526D">
              <w:rPr>
                <w:rFonts w:cs="Arial"/>
                <w:sz w:val="18"/>
                <w:szCs w:val="18"/>
                <w:lang w:eastAsia="en-US"/>
              </w:rPr>
              <w:t xml:space="preserve">records </w:t>
            </w:r>
            <w:r w:rsidR="005A526D" w:rsidRPr="00424D4C">
              <w:rPr>
                <w:rFonts w:cs="Arial"/>
                <w:sz w:val="18"/>
                <w:szCs w:val="18"/>
                <w:lang w:eastAsia="en-US"/>
              </w:rPr>
              <w:t>ha</w:t>
            </w:r>
            <w:r w:rsidR="005A526D">
              <w:rPr>
                <w:rFonts w:cs="Arial"/>
                <w:sz w:val="18"/>
                <w:szCs w:val="18"/>
                <w:lang w:eastAsia="en-US"/>
              </w:rPr>
              <w:t>ve</w:t>
            </w:r>
            <w:r w:rsidR="005A526D" w:rsidRPr="00424D4C">
              <w:rPr>
                <w:rFonts w:cs="Arial"/>
                <w:sz w:val="18"/>
                <w:szCs w:val="18"/>
                <w:lang w:eastAsia="en-US"/>
              </w:rPr>
              <w:t xml:space="preserve"> been </w:t>
            </w:r>
            <w:r w:rsidR="005A526D">
              <w:rPr>
                <w:rFonts w:cs="Arial"/>
                <w:sz w:val="18"/>
                <w:szCs w:val="18"/>
                <w:lang w:eastAsia="en-US"/>
              </w:rPr>
              <w:t xml:space="preserve">imported to Vendor Business class </w:t>
            </w:r>
            <w:r w:rsidR="007769DC">
              <w:rPr>
                <w:rFonts w:cs="Arial"/>
                <w:sz w:val="18"/>
                <w:szCs w:val="18"/>
                <w:lang w:eastAsia="en-US"/>
              </w:rPr>
              <w:t>partially</w:t>
            </w:r>
            <w:r w:rsidR="005A526D" w:rsidRPr="00424D4C">
              <w:rPr>
                <w:rFonts w:cs="Arial"/>
                <w:sz w:val="18"/>
                <w:szCs w:val="18"/>
                <w:lang w:eastAsia="en-US"/>
              </w:rPr>
              <w:t xml:space="preserve">. </w:t>
            </w:r>
          </w:p>
          <w:p w14:paraId="07C1C171" w14:textId="77777777" w:rsidR="005A526D" w:rsidRDefault="005A526D">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2F26B15E" w14:textId="77777777" w:rsidR="005A526D" w:rsidRDefault="005A526D">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No of Vendor Records Created:</w:t>
            </w:r>
          </w:p>
          <w:p w14:paraId="38C98083" w14:textId="77777777" w:rsidR="007769DC" w:rsidRDefault="007769DC" w:rsidP="007769DC">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No of Vendor Records with Error:</w:t>
            </w:r>
          </w:p>
          <w:p w14:paraId="7A6F2827" w14:textId="77777777" w:rsidR="005A526D" w:rsidRPr="00424D4C" w:rsidRDefault="005A526D">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15646B8A" w14:textId="77777777" w:rsidR="005A526D" w:rsidRPr="00424D4C" w:rsidRDefault="005A526D">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Run Group:</w:t>
            </w:r>
          </w:p>
          <w:p w14:paraId="487E3AEA" w14:textId="77777777" w:rsidR="005A526D" w:rsidRPr="00424D4C" w:rsidRDefault="005A526D">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 xml:space="preserve">Date: </w:t>
            </w:r>
          </w:p>
          <w:p w14:paraId="5202AF9B" w14:textId="061E1E69" w:rsidR="20B4E86F" w:rsidRDefault="20B4E86F" w:rsidP="20B4E86F">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3D5859CA" w14:textId="77777777" w:rsidR="71C995D6" w:rsidRDefault="71C995D6" w:rsidP="20B4E86F">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20B4E86F">
              <w:rPr>
                <w:rFonts w:cs="Arial"/>
                <w:sz w:val="18"/>
                <w:szCs w:val="18"/>
                <w:lang w:eastAsia="en-US"/>
              </w:rPr>
              <w:t>List of Vendors Created:</w:t>
            </w:r>
          </w:p>
          <w:p w14:paraId="4B571BEC" w14:textId="57A00BEF" w:rsidR="71C995D6" w:rsidRDefault="71C995D6" w:rsidP="20B4E86F">
            <w:pPr>
              <w:cnfStyle w:val="000000100000" w:firstRow="0" w:lastRow="0" w:firstColumn="0" w:lastColumn="0" w:oddVBand="0" w:evenVBand="0" w:oddHBand="1" w:evenHBand="0" w:firstRowFirstColumn="0" w:firstRowLastColumn="0" w:lastRowFirstColumn="0" w:lastRowLastColumn="0"/>
              <w:rPr>
                <w:rStyle w:val="cf01"/>
              </w:rPr>
            </w:pPr>
            <w:r w:rsidRPr="20B4E86F">
              <w:rPr>
                <w:rFonts w:cs="Arial"/>
                <w:sz w:val="18"/>
                <w:szCs w:val="18"/>
                <w:lang w:eastAsia="en-US"/>
              </w:rPr>
              <w:t xml:space="preserve">Sequence #    </w:t>
            </w:r>
            <w:r w:rsidRPr="20B4E86F">
              <w:rPr>
                <w:rStyle w:val="cf01"/>
              </w:rPr>
              <w:t>Vendor ID           Vendor Name</w:t>
            </w:r>
          </w:p>
          <w:p w14:paraId="7F8C11ED" w14:textId="1D211AA3" w:rsidR="71C995D6" w:rsidRDefault="71C995D6" w:rsidP="20B4E86F">
            <w:pPr>
              <w:cnfStyle w:val="000000100000" w:firstRow="0" w:lastRow="0" w:firstColumn="0" w:lastColumn="0" w:oddVBand="0" w:evenVBand="0" w:oddHBand="1" w:evenHBand="0" w:firstRowFirstColumn="0" w:firstRowLastColumn="0" w:lastRowFirstColumn="0" w:lastRowLastColumn="0"/>
              <w:rPr>
                <w:rStyle w:val="cf01"/>
              </w:rPr>
            </w:pPr>
            <w:r w:rsidRPr="20B4E86F">
              <w:rPr>
                <w:rStyle w:val="cf01"/>
              </w:rPr>
              <w:t xml:space="preserve">  **1                   45765        ATLANTIC ON CALL GROUP, LLC    </w:t>
            </w:r>
          </w:p>
          <w:p w14:paraId="28DF55D8" w14:textId="4A77CDBD" w:rsidR="71C995D6" w:rsidRDefault="71C995D6" w:rsidP="20B4E86F">
            <w:pPr>
              <w:cnfStyle w:val="000000100000" w:firstRow="0" w:lastRow="0" w:firstColumn="0" w:lastColumn="0" w:oddVBand="0" w:evenVBand="0" w:oddHBand="1" w:evenHBand="0" w:firstRowFirstColumn="0" w:firstRowLastColumn="0" w:lastRowFirstColumn="0" w:lastRowLastColumn="0"/>
              <w:rPr>
                <w:rStyle w:val="cf01"/>
              </w:rPr>
            </w:pPr>
            <w:r w:rsidRPr="20B4E86F">
              <w:rPr>
                <w:rStyle w:val="cf01"/>
              </w:rPr>
              <w:t xml:space="preserve">  **2                   45766        MELANIE CRITES-BACHERT, LLC</w:t>
            </w:r>
          </w:p>
          <w:p w14:paraId="31A07ACC" w14:textId="0F4BBA37" w:rsidR="20B4E86F" w:rsidRDefault="20B4E86F" w:rsidP="20B4E86F">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2DA6FC2D" w14:textId="77777777" w:rsidR="005A526D" w:rsidRPr="00424D4C" w:rsidRDefault="005A526D">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7A2503AA" w14:textId="77777777" w:rsidR="005A526D" w:rsidRPr="00424D4C" w:rsidRDefault="005A526D">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 xml:space="preserve">Technical details are as follows: </w:t>
            </w:r>
          </w:p>
          <w:p w14:paraId="790A8F3C" w14:textId="77777777" w:rsidR="005A526D" w:rsidRPr="00424D4C" w:rsidRDefault="005A526D">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2525E204" w14:textId="77777777" w:rsidR="005A526D" w:rsidRPr="00424D4C" w:rsidRDefault="005A526D">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 xml:space="preserve">Work Unit:  </w:t>
            </w:r>
          </w:p>
          <w:p w14:paraId="395C789D" w14:textId="77777777" w:rsidR="005A526D" w:rsidRPr="00424D4C" w:rsidRDefault="005A526D">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6C43250C" w14:textId="20FA0429" w:rsidR="005A526D" w:rsidRPr="00774F49" w:rsidRDefault="005A526D" w:rsidP="20B4E86F">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424D4C">
              <w:rPr>
                <w:rFonts w:cs="Arial"/>
                <w:sz w:val="18"/>
                <w:szCs w:val="18"/>
                <w:lang w:eastAsia="en-US"/>
              </w:rPr>
              <w:t xml:space="preserve">Process:  </w:t>
            </w:r>
          </w:p>
          <w:p w14:paraId="78E9C4DC" w14:textId="30AF6C57" w:rsidR="005A526D" w:rsidRPr="00774F49" w:rsidRDefault="005A526D" w:rsidP="20B4E86F">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2B8BEB9D" w14:textId="036A895E" w:rsidR="005A526D" w:rsidRPr="00774F49" w:rsidRDefault="66814FFD">
            <w:pPr>
              <w:cnfStyle w:val="000000100000" w:firstRow="0" w:lastRow="0" w:firstColumn="0" w:lastColumn="0" w:oddVBand="0" w:evenVBand="0" w:oddHBand="1" w:evenHBand="0" w:firstRowFirstColumn="0" w:firstRowLastColumn="0" w:lastRowFirstColumn="0" w:lastRowLastColumn="0"/>
              <w:rPr>
                <w:rFonts w:cs="Arial"/>
                <w:sz w:val="18"/>
                <w:szCs w:val="18"/>
              </w:rPr>
            </w:pPr>
            <w:r w:rsidRPr="20B4E86F">
              <w:rPr>
                <w:rFonts w:cs="Arial"/>
                <w:sz w:val="18"/>
                <w:szCs w:val="18"/>
                <w:lang w:eastAsia="en-US"/>
              </w:rPr>
              <w:t>** Sample data</w:t>
            </w:r>
          </w:p>
        </w:tc>
      </w:tr>
    </w:tbl>
    <w:p w14:paraId="22773F08" w14:textId="77777777" w:rsidR="005A526D" w:rsidRPr="005A526D" w:rsidRDefault="005A526D" w:rsidP="00D90B34">
      <w:pPr>
        <w:pStyle w:val="BodyText"/>
        <w:rPr>
          <w:b/>
          <w:bCs/>
        </w:rPr>
      </w:pPr>
    </w:p>
    <w:p w14:paraId="7E38B467" w14:textId="5620193A" w:rsidR="00242A46" w:rsidRDefault="006C154E" w:rsidP="00242A46">
      <w:pPr>
        <w:pStyle w:val="FunctionalRequirements"/>
      </w:pPr>
      <w:r>
        <w:t>processed file to be archived</w:t>
      </w:r>
    </w:p>
    <w:p w14:paraId="606DD558" w14:textId="726F1CB3" w:rsidR="00242A46" w:rsidRDefault="006C154E" w:rsidP="00242A46">
      <w:pPr>
        <w:pStyle w:val="BodyText"/>
      </w:pPr>
      <w:r>
        <w:t xml:space="preserve">Processed files will automatically </w:t>
      </w:r>
      <w:r w:rsidR="009510CE">
        <w:t>be moved</w:t>
      </w:r>
      <w:r>
        <w:t xml:space="preserve"> to </w:t>
      </w:r>
      <w:r w:rsidR="009A44C9">
        <w:t>the processed folder.</w:t>
      </w:r>
      <w:r w:rsidR="2A701447">
        <w:t xml:space="preserve"> </w:t>
      </w:r>
      <w:commentRangeStart w:id="31"/>
      <w:commentRangeStart w:id="32"/>
      <w:commentRangeEnd w:id="31"/>
      <w:r>
        <w:rPr>
          <w:rStyle w:val="CommentReference"/>
        </w:rPr>
        <w:commentReference w:id="31"/>
      </w:r>
      <w:commentRangeEnd w:id="32"/>
      <w:r>
        <w:rPr>
          <w:rStyle w:val="CommentReference"/>
        </w:rPr>
        <w:commentReference w:id="32"/>
      </w:r>
    </w:p>
    <w:p w14:paraId="5E49869C" w14:textId="77777777" w:rsidR="009C405B" w:rsidRDefault="009C405B" w:rsidP="00C47021">
      <w:pPr>
        <w:pStyle w:val="BodyText"/>
        <w:ind w:left="0"/>
      </w:pPr>
    </w:p>
    <w:p w14:paraId="23FD22E6" w14:textId="77777777" w:rsidR="00A07768" w:rsidRDefault="00A07768" w:rsidP="00C47021">
      <w:pPr>
        <w:pStyle w:val="BodyText"/>
        <w:ind w:left="0"/>
      </w:pPr>
    </w:p>
    <w:p w14:paraId="57BDE033" w14:textId="77777777" w:rsidR="00A07768" w:rsidRDefault="00A07768" w:rsidP="00C47021">
      <w:pPr>
        <w:pStyle w:val="BodyText"/>
        <w:ind w:left="0"/>
      </w:pPr>
    </w:p>
    <w:p w14:paraId="697A9D7E" w14:textId="77777777" w:rsidR="00A07768" w:rsidRDefault="00A07768" w:rsidP="00C47021">
      <w:pPr>
        <w:pStyle w:val="BodyText"/>
        <w:ind w:left="0"/>
      </w:pPr>
    </w:p>
    <w:p w14:paraId="6E02331C" w14:textId="77777777" w:rsidR="00A07768" w:rsidRDefault="00A07768" w:rsidP="00C47021">
      <w:pPr>
        <w:pStyle w:val="BodyText"/>
        <w:ind w:left="0"/>
      </w:pPr>
    </w:p>
    <w:p w14:paraId="52D2D21B" w14:textId="77777777" w:rsidR="00A07768" w:rsidRDefault="00A07768" w:rsidP="00C47021">
      <w:pPr>
        <w:pStyle w:val="BodyText"/>
        <w:ind w:left="0"/>
      </w:pPr>
    </w:p>
    <w:p w14:paraId="6F695D3F" w14:textId="77777777" w:rsidR="00A07768" w:rsidRDefault="00A07768" w:rsidP="00C47021">
      <w:pPr>
        <w:pStyle w:val="BodyText"/>
        <w:ind w:left="0"/>
      </w:pPr>
    </w:p>
    <w:p w14:paraId="648DF8B0" w14:textId="77777777" w:rsidR="00A07768" w:rsidRDefault="00A07768" w:rsidP="00C47021">
      <w:pPr>
        <w:pStyle w:val="BodyText"/>
        <w:ind w:left="0"/>
      </w:pPr>
    </w:p>
    <w:p w14:paraId="617809FB" w14:textId="77777777" w:rsidR="00A07768" w:rsidRDefault="00A07768" w:rsidP="00C47021">
      <w:pPr>
        <w:pStyle w:val="BodyText"/>
        <w:ind w:left="0"/>
      </w:pPr>
    </w:p>
    <w:p w14:paraId="503FBA90" w14:textId="77777777" w:rsidR="00A07768" w:rsidRDefault="00A07768" w:rsidP="00C47021">
      <w:pPr>
        <w:pStyle w:val="BodyText"/>
        <w:ind w:left="0"/>
      </w:pPr>
    </w:p>
    <w:p w14:paraId="67155C93" w14:textId="77777777" w:rsidR="00A07768" w:rsidRDefault="00A07768" w:rsidP="00C47021">
      <w:pPr>
        <w:pStyle w:val="BodyText"/>
        <w:ind w:left="0"/>
      </w:pPr>
    </w:p>
    <w:p w14:paraId="1DDDC665" w14:textId="77777777" w:rsidR="00A07768" w:rsidRDefault="00A07768" w:rsidP="00C47021">
      <w:pPr>
        <w:pStyle w:val="BodyText"/>
        <w:ind w:left="0"/>
      </w:pPr>
    </w:p>
    <w:p w14:paraId="1F62DCC1" w14:textId="77777777" w:rsidR="00A07768" w:rsidRDefault="00A07768" w:rsidP="00C47021">
      <w:pPr>
        <w:pStyle w:val="BodyText"/>
        <w:ind w:left="0"/>
      </w:pPr>
    </w:p>
    <w:p w14:paraId="6CB80F4B" w14:textId="77777777" w:rsidR="00A07768" w:rsidRPr="00C26F09" w:rsidRDefault="00A07768" w:rsidP="00C47021">
      <w:pPr>
        <w:pStyle w:val="BodyText"/>
        <w:ind w:left="0"/>
      </w:pPr>
    </w:p>
    <w:p w14:paraId="24C7C7E8" w14:textId="40B9412D" w:rsidR="00D90B34" w:rsidRDefault="003734D5" w:rsidP="00D90B34">
      <w:pPr>
        <w:pStyle w:val="Heading2"/>
      </w:pPr>
      <w:bookmarkStart w:id="33" w:name="_Toc105005166"/>
      <w:bookmarkStart w:id="34" w:name="_Toc105578810"/>
      <w:r>
        <w:t>Business Process F</w:t>
      </w:r>
      <w:r w:rsidR="006A418E">
        <w:t>low</w:t>
      </w:r>
      <w:bookmarkEnd w:id="33"/>
      <w:bookmarkEnd w:id="34"/>
    </w:p>
    <w:p w14:paraId="1E06435A" w14:textId="5EB09CA4" w:rsidR="00083B3E" w:rsidRDefault="00444EA7" w:rsidP="005E43EE">
      <w:pPr>
        <w:pStyle w:val="BodyText"/>
        <w:jc w:val="both"/>
      </w:pPr>
      <w:r>
        <w:rPr>
          <w:noProof/>
        </w:rPr>
        <mc:AlternateContent>
          <mc:Choice Requires="wps">
            <w:drawing>
              <wp:anchor distT="0" distB="0" distL="114300" distR="114300" simplePos="0" relativeHeight="251658240" behindDoc="0" locked="0" layoutInCell="1" allowOverlap="1" wp14:anchorId="1E1B1E12" wp14:editId="5F81DA5A">
                <wp:simplePos x="0" y="0"/>
                <wp:positionH relativeFrom="column">
                  <wp:posOffset>908384</wp:posOffset>
                </wp:positionH>
                <wp:positionV relativeFrom="paragraph">
                  <wp:posOffset>204203</wp:posOffset>
                </wp:positionV>
                <wp:extent cx="171450" cy="151130"/>
                <wp:effectExtent l="0" t="0" r="19050" b="20320"/>
                <wp:wrapNone/>
                <wp:docPr id="1" name="Rectangle: Rounded Corners 1"/>
                <wp:cNvGraphicFramePr/>
                <a:graphic xmlns:a="http://schemas.openxmlformats.org/drawingml/2006/main">
                  <a:graphicData uri="http://schemas.microsoft.com/office/word/2010/wordprocessingShape">
                    <wps:wsp>
                      <wps:cNvSpPr/>
                      <wps:spPr>
                        <a:xfrm>
                          <a:off x="0" y="0"/>
                          <a:ext cx="171450" cy="151130"/>
                        </a:xfrm>
                        <a:prstGeom prst="roundRect">
                          <a:avLst/>
                        </a:prstGeom>
                        <a:solidFill>
                          <a:schemeClr val="bg2"/>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w:pict w14:anchorId="39FE19FA">
              <v:roundrect id="Rectangle: Rounded Corners 1" style="position:absolute;margin-left:71.55pt;margin-top:16.1pt;width:13.5pt;height:11.9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eeece1 [3214]" strokecolor="black [3200]" arcsize="10923f" w14:anchorId="16120A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"/>
            </w:pict>
          </mc:Fallback>
        </mc:AlternateContent>
      </w:r>
      <w:r w:rsidR="00650F7D">
        <w:t>Legend:</w:t>
      </w:r>
    </w:p>
    <w:p w14:paraId="3876391D" w14:textId="7FD40694" w:rsidR="00444EA7" w:rsidRDefault="00716ABA" w:rsidP="005E43EE">
      <w:pPr>
        <w:pStyle w:val="BodyText"/>
        <w:jc w:val="both"/>
      </w:pPr>
      <w:r>
        <w:rPr>
          <w:noProof/>
        </w:rPr>
        <mc:AlternateContent>
          <mc:Choice Requires="wps">
            <w:drawing>
              <wp:anchor distT="0" distB="0" distL="114300" distR="114300" simplePos="0" relativeHeight="251658241" behindDoc="0" locked="0" layoutInCell="1" allowOverlap="1" wp14:anchorId="27C191D6" wp14:editId="3C834B25">
                <wp:simplePos x="0" y="0"/>
                <wp:positionH relativeFrom="column">
                  <wp:posOffset>914400</wp:posOffset>
                </wp:positionH>
                <wp:positionV relativeFrom="paragraph">
                  <wp:posOffset>222250</wp:posOffset>
                </wp:positionV>
                <wp:extent cx="171880" cy="151254"/>
                <wp:effectExtent l="0" t="0" r="19050" b="20320"/>
                <wp:wrapNone/>
                <wp:docPr id="7" name="Rectangle: Rounded Corners 7"/>
                <wp:cNvGraphicFramePr/>
                <a:graphic xmlns:a="http://schemas.openxmlformats.org/drawingml/2006/main">
                  <a:graphicData uri="http://schemas.microsoft.com/office/word/2010/wordprocessingShape">
                    <wps:wsp>
                      <wps:cNvSpPr/>
                      <wps:spPr>
                        <a:xfrm>
                          <a:off x="0" y="0"/>
                          <a:ext cx="171880" cy="151254"/>
                        </a:xfrm>
                        <a:prstGeom prst="roundRect">
                          <a:avLst/>
                        </a:prstGeom>
                        <a:solidFill>
                          <a:srgbClr val="00B050"/>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1478D78F">
              <v:roundrect id="Rectangle: Rounded Corners 7" style="position:absolute;margin-left:1in;margin-top:17.5pt;width:13.55pt;height:11.9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b050" strokecolor="black [3200]" arcsize="10923f" w14:anchorId="6EA80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"/>
            </w:pict>
          </mc:Fallback>
        </mc:AlternateContent>
      </w:r>
      <w:r w:rsidR="00444EA7">
        <w:tab/>
      </w:r>
      <w:r w:rsidR="00491227">
        <w:t xml:space="preserve">Process outside </w:t>
      </w:r>
      <w:r w:rsidR="007C2A71">
        <w:t>FSM / Manual process</w:t>
      </w:r>
    </w:p>
    <w:p w14:paraId="0C6363A8" w14:textId="7BB85FEC" w:rsidR="005E43EE" w:rsidRDefault="00EE0F2F" w:rsidP="00072DFA">
      <w:pPr>
        <w:pStyle w:val="BodyText"/>
        <w:jc w:val="both"/>
      </w:pPr>
      <w:r>
        <w:tab/>
        <w:t xml:space="preserve">IPA </w:t>
      </w:r>
      <w:r w:rsidR="00663E07">
        <w:t>Driven</w:t>
      </w:r>
    </w:p>
    <w:p w14:paraId="38232470" w14:textId="77777777" w:rsidR="00545E73" w:rsidRDefault="00545E73" w:rsidP="00072DFA">
      <w:pPr>
        <w:pStyle w:val="BodyText"/>
        <w:jc w:val="both"/>
      </w:pPr>
    </w:p>
    <w:p w14:paraId="60AD74C9" w14:textId="77894BCC" w:rsidR="009E2DA7" w:rsidRDefault="2681666B" w:rsidP="00FD5D42">
      <w:pPr>
        <w:pStyle w:val="BodyText"/>
        <w:ind w:left="0"/>
      </w:pPr>
      <w:r>
        <w:rPr>
          <w:noProof/>
        </w:rPr>
        <w:drawing>
          <wp:inline distT="0" distB="0" distL="0" distR="0" wp14:anchorId="386889E7" wp14:editId="3FBBAE02">
            <wp:extent cx="6622194" cy="2872154"/>
            <wp:effectExtent l="0" t="0" r="7620" b="4445"/>
            <wp:docPr id="47876954" name="Picture 4787695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769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2194" cy="2872154"/>
                    </a:xfrm>
                    <a:prstGeom prst="rect">
                      <a:avLst/>
                    </a:prstGeom>
                  </pic:spPr>
                </pic:pic>
              </a:graphicData>
            </a:graphic>
          </wp:inline>
        </w:drawing>
      </w:r>
    </w:p>
    <w:p w14:paraId="7A5F91B4" w14:textId="77777777" w:rsidR="00A07768" w:rsidRDefault="00A07768" w:rsidP="00FD5D42">
      <w:pPr>
        <w:pStyle w:val="BodyText"/>
        <w:ind w:left="0"/>
      </w:pPr>
    </w:p>
    <w:p w14:paraId="7CFB95F1" w14:textId="34DBD19C" w:rsidR="00E068D4" w:rsidRDefault="006B1C33" w:rsidP="00E90AD6">
      <w:pPr>
        <w:pStyle w:val="Heading2"/>
      </w:pPr>
      <w:bookmarkStart w:id="35" w:name="_Toc105005168"/>
      <w:bookmarkStart w:id="36" w:name="_Toc105578811"/>
      <w:r>
        <w:t>Field Mapping</w:t>
      </w:r>
      <w:bookmarkEnd w:id="35"/>
      <w:bookmarkEnd w:id="36"/>
      <w:r w:rsidR="00357D1D">
        <w:t xml:space="preserve"> </w:t>
      </w:r>
    </w:p>
    <w:p w14:paraId="5F46CE51" w14:textId="0D3545CA" w:rsidR="00BA2DC6" w:rsidRDefault="00E068D4" w:rsidP="00F54732">
      <w:pPr>
        <w:pStyle w:val="Heading3"/>
        <w:numPr>
          <w:ilvl w:val="2"/>
          <w:numId w:val="6"/>
        </w:numPr>
      </w:pPr>
      <w:r>
        <w:t xml:space="preserve">Field Mapping for </w:t>
      </w:r>
      <w:r w:rsidR="00211EAA">
        <w:t>VENDOR</w:t>
      </w:r>
      <w:r w:rsidR="0091511A">
        <w:t xml:space="preserve"> interface</w:t>
      </w:r>
    </w:p>
    <w:p w14:paraId="28F0E035" w14:textId="331A9CAE" w:rsidR="00BA2DC6" w:rsidRDefault="00BA2DC6" w:rsidP="00BA2DC6">
      <w:pPr>
        <w:pStyle w:val="BodyText"/>
        <w:ind w:left="0"/>
      </w:pPr>
    </w:p>
    <w:p w14:paraId="0CDEB18D" w14:textId="58568274" w:rsidR="003D0E7C" w:rsidRDefault="00211EAA" w:rsidP="003D0E7C">
      <w:pPr>
        <w:pStyle w:val="BodyText"/>
        <w:ind w:left="0"/>
      </w:pPr>
      <w:proofErr w:type="spellStart"/>
      <w:r>
        <w:t>VendorImport</w:t>
      </w:r>
      <w:proofErr w:type="spellEnd"/>
      <w:r>
        <w:t xml:space="preserve"> </w:t>
      </w:r>
      <w:r w:rsidR="003D0E7C">
        <w:t xml:space="preserve"> </w:t>
      </w:r>
    </w:p>
    <w:p w14:paraId="564E2F56" w14:textId="5C0A315D" w:rsidR="003D0E7C" w:rsidRDefault="003D0E7C" w:rsidP="003D0E7C">
      <w:pPr>
        <w:pStyle w:val="BodyText"/>
        <w:ind w:left="0"/>
      </w:pPr>
      <w:r>
        <w:t xml:space="preserve">The target column can be used by the Vendor for the future state </w:t>
      </w:r>
      <w:r w:rsidR="007707B8">
        <w:t>AP Vendor</w:t>
      </w:r>
      <w:r>
        <w:t xml:space="preserve"> file being sent to AHF</w:t>
      </w:r>
      <w:r w:rsidR="00D111D6">
        <w:t xml:space="preserve">. </w:t>
      </w:r>
    </w:p>
    <w:p w14:paraId="61016DA8" w14:textId="310D5DC5" w:rsidR="009C405B" w:rsidRPr="000D5A00" w:rsidRDefault="003A47CA" w:rsidP="00BA2DC6">
      <w:pPr>
        <w:pStyle w:val="BodyText"/>
        <w:ind w:left="0"/>
        <w:rPr>
          <w:b/>
          <w:bCs/>
          <w:u w:val="single"/>
        </w:rPr>
      </w:pPr>
      <w:r w:rsidRPr="000D5A00">
        <w:rPr>
          <w:b/>
          <w:bCs/>
          <w:u w:val="single"/>
        </w:rPr>
        <w:t>FIRST</w:t>
      </w:r>
      <w:r w:rsidR="000D5A00" w:rsidRPr="000D5A00">
        <w:rPr>
          <w:b/>
          <w:bCs/>
          <w:u w:val="single"/>
        </w:rPr>
        <w:t xml:space="preserve"> BATCH OF </w:t>
      </w:r>
      <w:r w:rsidR="001C68C7">
        <w:rPr>
          <w:b/>
          <w:bCs/>
          <w:u w:val="single"/>
        </w:rPr>
        <w:t xml:space="preserve">DATA TO BE </w:t>
      </w:r>
      <w:r w:rsidR="000D5A00" w:rsidRPr="000D5A00">
        <w:rPr>
          <w:b/>
          <w:bCs/>
          <w:u w:val="single"/>
        </w:rPr>
        <w:t>LOAD</w:t>
      </w:r>
      <w:r w:rsidR="001C68C7">
        <w:rPr>
          <w:b/>
          <w:bCs/>
          <w:u w:val="single"/>
        </w:rPr>
        <w:t>ED</w:t>
      </w:r>
    </w:p>
    <w:tbl>
      <w:tblPr>
        <w:tblStyle w:val="GridTable5Dark-Accent1"/>
        <w:tblW w:w="10530" w:type="dxa"/>
        <w:tblLayout w:type="fixed"/>
        <w:tblLook w:val="04A0" w:firstRow="1" w:lastRow="0" w:firstColumn="1" w:lastColumn="0" w:noHBand="0" w:noVBand="1"/>
      </w:tblPr>
      <w:tblGrid>
        <w:gridCol w:w="540"/>
        <w:gridCol w:w="3780"/>
        <w:gridCol w:w="1530"/>
        <w:gridCol w:w="1800"/>
        <w:gridCol w:w="990"/>
        <w:gridCol w:w="720"/>
        <w:gridCol w:w="1170"/>
      </w:tblGrid>
      <w:tr w:rsidR="00620B6B" w:rsidRPr="001C5F4E" w14:paraId="360101EF" w14:textId="77777777" w:rsidTr="003F02D0">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540" w:type="dxa"/>
            <w:noWrap/>
            <w:hideMark/>
          </w:tcPr>
          <w:p w14:paraId="0084E87D" w14:textId="77777777" w:rsidR="00870162" w:rsidRPr="001C5F4E" w:rsidRDefault="00870162">
            <w:pPr>
              <w:jc w:val="center"/>
              <w:rPr>
                <w:rFonts w:cs="Arial"/>
                <w:b w:val="0"/>
                <w:bCs w:val="0"/>
                <w:color w:val="000000"/>
                <w:lang w:eastAsia="en-US"/>
              </w:rPr>
            </w:pPr>
            <w:r w:rsidRPr="001C5F4E">
              <w:rPr>
                <w:rFonts w:cs="Arial"/>
                <w:color w:val="000000"/>
                <w:lang w:eastAsia="en-US"/>
              </w:rPr>
              <w:t>S No.</w:t>
            </w:r>
          </w:p>
        </w:tc>
        <w:tc>
          <w:tcPr>
            <w:tcW w:w="3780" w:type="dxa"/>
            <w:hideMark/>
          </w:tcPr>
          <w:p w14:paraId="05D7ACB3" w14:textId="523F0590" w:rsidR="00870162" w:rsidRPr="001C5F4E" w:rsidRDefault="00870162">
            <w:pPr>
              <w:cnfStyle w:val="100000000000" w:firstRow="1" w:lastRow="0" w:firstColumn="0" w:lastColumn="0" w:oddVBand="0" w:evenVBand="0" w:oddHBand="0" w:evenHBand="0" w:firstRowFirstColumn="0" w:firstRowLastColumn="0" w:lastRowFirstColumn="0" w:lastRowLastColumn="0"/>
              <w:rPr>
                <w:rFonts w:cs="Arial"/>
                <w:b w:val="0"/>
                <w:bCs w:val="0"/>
                <w:color w:val="000000"/>
                <w:lang w:eastAsia="en-US"/>
              </w:rPr>
            </w:pPr>
            <w:r>
              <w:rPr>
                <w:rFonts w:cs="Arial"/>
                <w:color w:val="000000"/>
                <w:lang w:eastAsia="en-US"/>
              </w:rPr>
              <w:t>Target (</w:t>
            </w:r>
            <w:proofErr w:type="spellStart"/>
            <w:r w:rsidR="007707B8">
              <w:rPr>
                <w:rFonts w:cs="Arial"/>
                <w:color w:val="000000"/>
                <w:lang w:eastAsia="en-US"/>
              </w:rPr>
              <w:t>VendorImport</w:t>
            </w:r>
            <w:proofErr w:type="spellEnd"/>
            <w:r>
              <w:rPr>
                <w:rFonts w:cs="Arial"/>
                <w:color w:val="000000"/>
                <w:lang w:eastAsia="en-US"/>
              </w:rPr>
              <w:t xml:space="preserve"> business class)</w:t>
            </w:r>
          </w:p>
        </w:tc>
        <w:tc>
          <w:tcPr>
            <w:tcW w:w="1530" w:type="dxa"/>
            <w:hideMark/>
          </w:tcPr>
          <w:p w14:paraId="3E0905BA" w14:textId="77777777" w:rsidR="00870162" w:rsidRPr="001C5F4E" w:rsidRDefault="00870162">
            <w:pPr>
              <w:cnfStyle w:val="100000000000" w:firstRow="1" w:lastRow="0" w:firstColumn="0" w:lastColumn="0" w:oddVBand="0" w:evenVBand="0" w:oddHBand="0" w:evenHBand="0" w:firstRowFirstColumn="0" w:firstRowLastColumn="0" w:lastRowFirstColumn="0" w:lastRowLastColumn="0"/>
              <w:rPr>
                <w:rFonts w:cs="Arial"/>
                <w:b w:val="0"/>
                <w:bCs w:val="0"/>
                <w:color w:val="000000"/>
                <w:lang w:eastAsia="en-US"/>
              </w:rPr>
            </w:pPr>
            <w:r>
              <w:rPr>
                <w:rFonts w:cs="Arial"/>
                <w:color w:val="000000"/>
                <w:lang w:eastAsia="en-US"/>
              </w:rPr>
              <w:t>Input/source file</w:t>
            </w:r>
          </w:p>
        </w:tc>
        <w:tc>
          <w:tcPr>
            <w:tcW w:w="1800" w:type="dxa"/>
            <w:hideMark/>
          </w:tcPr>
          <w:p w14:paraId="7B2D8678" w14:textId="77777777" w:rsidR="00870162" w:rsidRPr="001C5F4E" w:rsidRDefault="00870162">
            <w:pPr>
              <w:cnfStyle w:val="100000000000" w:firstRow="1" w:lastRow="0" w:firstColumn="0" w:lastColumn="0" w:oddVBand="0" w:evenVBand="0" w:oddHBand="0" w:evenHBand="0" w:firstRowFirstColumn="0" w:firstRowLastColumn="0" w:lastRowFirstColumn="0" w:lastRowLastColumn="0"/>
              <w:rPr>
                <w:rFonts w:cs="Arial"/>
                <w:b w:val="0"/>
                <w:bCs w:val="0"/>
                <w:color w:val="000000"/>
                <w:lang w:eastAsia="en-US"/>
              </w:rPr>
            </w:pPr>
            <w:r w:rsidRPr="001C5F4E">
              <w:rPr>
                <w:rFonts w:cs="Arial"/>
                <w:color w:val="000000"/>
                <w:lang w:eastAsia="en-US"/>
              </w:rPr>
              <w:t>Remarks</w:t>
            </w:r>
          </w:p>
        </w:tc>
        <w:tc>
          <w:tcPr>
            <w:tcW w:w="990" w:type="dxa"/>
            <w:hideMark/>
          </w:tcPr>
          <w:p w14:paraId="1C8C98A4" w14:textId="77777777" w:rsidR="00870162" w:rsidRPr="001C5F4E" w:rsidRDefault="00870162">
            <w:pPr>
              <w:jc w:val="center"/>
              <w:cnfStyle w:val="100000000000" w:firstRow="1" w:lastRow="0" w:firstColumn="0" w:lastColumn="0" w:oddVBand="0" w:evenVBand="0" w:oddHBand="0" w:evenHBand="0" w:firstRowFirstColumn="0" w:firstRowLastColumn="0" w:lastRowFirstColumn="0" w:lastRowLastColumn="0"/>
              <w:rPr>
                <w:rFonts w:cs="Arial"/>
                <w:b w:val="0"/>
                <w:bCs w:val="0"/>
                <w:color w:val="000000"/>
                <w:lang w:eastAsia="en-US"/>
              </w:rPr>
            </w:pPr>
            <w:r w:rsidRPr="001C5F4E">
              <w:rPr>
                <w:rFonts w:cs="Arial"/>
                <w:color w:val="000000"/>
                <w:lang w:eastAsia="en-US"/>
              </w:rPr>
              <w:t>Type</w:t>
            </w:r>
          </w:p>
        </w:tc>
        <w:tc>
          <w:tcPr>
            <w:tcW w:w="720" w:type="dxa"/>
            <w:hideMark/>
          </w:tcPr>
          <w:p w14:paraId="58C8868C" w14:textId="77777777" w:rsidR="00870162" w:rsidRPr="001C5F4E" w:rsidRDefault="00870162">
            <w:pPr>
              <w:jc w:val="center"/>
              <w:cnfStyle w:val="100000000000" w:firstRow="1" w:lastRow="0" w:firstColumn="0" w:lastColumn="0" w:oddVBand="0" w:evenVBand="0" w:oddHBand="0" w:evenHBand="0" w:firstRowFirstColumn="0" w:firstRowLastColumn="0" w:lastRowFirstColumn="0" w:lastRowLastColumn="0"/>
              <w:rPr>
                <w:rFonts w:cs="Arial"/>
                <w:b w:val="0"/>
                <w:bCs w:val="0"/>
                <w:color w:val="000000"/>
                <w:lang w:eastAsia="en-US"/>
              </w:rPr>
            </w:pPr>
            <w:r w:rsidRPr="001C5F4E">
              <w:rPr>
                <w:rFonts w:cs="Arial"/>
                <w:color w:val="000000"/>
                <w:lang w:eastAsia="en-US"/>
              </w:rPr>
              <w:t>Size</w:t>
            </w:r>
          </w:p>
        </w:tc>
        <w:tc>
          <w:tcPr>
            <w:tcW w:w="1170" w:type="dxa"/>
            <w:hideMark/>
          </w:tcPr>
          <w:p w14:paraId="1FDE80D4" w14:textId="77777777" w:rsidR="00870162" w:rsidRPr="001C5F4E" w:rsidRDefault="00870162">
            <w:pPr>
              <w:jc w:val="center"/>
              <w:cnfStyle w:val="100000000000" w:firstRow="1" w:lastRow="0" w:firstColumn="0" w:lastColumn="0" w:oddVBand="0" w:evenVBand="0" w:oddHBand="0" w:evenHBand="0" w:firstRowFirstColumn="0" w:firstRowLastColumn="0" w:lastRowFirstColumn="0" w:lastRowLastColumn="0"/>
              <w:rPr>
                <w:rFonts w:cs="Arial"/>
                <w:b w:val="0"/>
                <w:bCs w:val="0"/>
                <w:color w:val="000000"/>
                <w:lang w:eastAsia="en-US"/>
              </w:rPr>
            </w:pPr>
            <w:r w:rsidRPr="001C5F4E">
              <w:rPr>
                <w:rFonts w:cs="Arial"/>
                <w:color w:val="000000"/>
                <w:lang w:eastAsia="en-US"/>
              </w:rPr>
              <w:t>Required</w:t>
            </w:r>
          </w:p>
        </w:tc>
      </w:tr>
      <w:tr w:rsidR="00620B6B" w:rsidRPr="001C5F4E" w14:paraId="4B6B3049" w14:textId="77777777" w:rsidTr="003F02D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5FB3FB26" w14:textId="77777777" w:rsidR="00870162" w:rsidRPr="00870162" w:rsidRDefault="00870162">
            <w:pPr>
              <w:jc w:val="center"/>
              <w:rPr>
                <w:rFonts w:cs="Arial"/>
                <w:color w:val="000000"/>
                <w:sz w:val="18"/>
                <w:szCs w:val="18"/>
                <w:lang w:eastAsia="en-US"/>
              </w:rPr>
            </w:pPr>
            <w:r w:rsidRPr="00870162">
              <w:rPr>
                <w:rFonts w:cs="Arial"/>
                <w:color w:val="000000"/>
                <w:sz w:val="18"/>
                <w:szCs w:val="18"/>
                <w:lang w:eastAsia="en-US"/>
              </w:rPr>
              <w:t>1</w:t>
            </w:r>
          </w:p>
        </w:tc>
        <w:tc>
          <w:tcPr>
            <w:tcW w:w="3780" w:type="dxa"/>
          </w:tcPr>
          <w:p w14:paraId="16B6CC08" w14:textId="1310453E" w:rsidR="00870162" w:rsidRPr="00C719EE" w:rsidRDefault="007812AD">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VendorGroup</w:t>
            </w:r>
            <w:proofErr w:type="spellEnd"/>
          </w:p>
        </w:tc>
        <w:tc>
          <w:tcPr>
            <w:tcW w:w="1530" w:type="dxa"/>
          </w:tcPr>
          <w:p w14:paraId="10470A93" w14:textId="107F739F" w:rsidR="001C4092" w:rsidRDefault="001C4092" w:rsidP="001C4092">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4C5414">
              <w:rPr>
                <w:rFonts w:cs="Arial"/>
                <w:sz w:val="18"/>
                <w:szCs w:val="18"/>
                <w:lang w:eastAsia="en-US"/>
              </w:rPr>
              <w:t>Vendor</w:t>
            </w:r>
            <w:r>
              <w:rPr>
                <w:rFonts w:cs="Arial"/>
                <w:sz w:val="18"/>
                <w:szCs w:val="18"/>
                <w:lang w:eastAsia="en-US"/>
              </w:rPr>
              <w:t>Group</w:t>
            </w:r>
            <w:proofErr w:type="spellEnd"/>
          </w:p>
          <w:p w14:paraId="7DBDFF9B" w14:textId="3543D893" w:rsidR="00870162" w:rsidRPr="00870162" w:rsidRDefault="001C4092" w:rsidP="001C4092">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sz w:val="18"/>
                <w:szCs w:val="18"/>
                <w:lang w:eastAsia="en-US"/>
              </w:rPr>
              <w:t>(1)</w:t>
            </w:r>
          </w:p>
        </w:tc>
        <w:tc>
          <w:tcPr>
            <w:tcW w:w="1800" w:type="dxa"/>
          </w:tcPr>
          <w:p w14:paraId="7D03E00E" w14:textId="76162186" w:rsidR="00870162" w:rsidRPr="00870162" w:rsidRDefault="00E50079">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roofErr w:type="spellStart"/>
            <w:r>
              <w:rPr>
                <w:rFonts w:cs="Arial"/>
                <w:color w:val="000000"/>
                <w:sz w:val="18"/>
                <w:szCs w:val="18"/>
                <w:lang w:eastAsia="en-US"/>
              </w:rPr>
              <w:t>HardCoded</w:t>
            </w:r>
            <w:proofErr w:type="spellEnd"/>
            <w:r>
              <w:rPr>
                <w:rFonts w:cs="Arial"/>
                <w:color w:val="000000"/>
                <w:sz w:val="18"/>
                <w:szCs w:val="18"/>
                <w:lang w:eastAsia="en-US"/>
              </w:rPr>
              <w:t xml:space="preserve"> = </w:t>
            </w:r>
            <w:r w:rsidR="006A65B1">
              <w:rPr>
                <w:rFonts w:cs="Arial"/>
                <w:color w:val="000000"/>
                <w:sz w:val="18"/>
                <w:szCs w:val="18"/>
                <w:lang w:eastAsia="en-US"/>
              </w:rPr>
              <w:t>“</w:t>
            </w:r>
            <w:r>
              <w:rPr>
                <w:rFonts w:cs="Arial"/>
                <w:color w:val="000000"/>
                <w:sz w:val="18"/>
                <w:szCs w:val="18"/>
                <w:lang w:eastAsia="en-US"/>
              </w:rPr>
              <w:t>AHF</w:t>
            </w:r>
            <w:r w:rsidR="006A65B1">
              <w:rPr>
                <w:rFonts w:cs="Arial"/>
                <w:color w:val="000000"/>
                <w:sz w:val="18"/>
                <w:szCs w:val="18"/>
                <w:lang w:eastAsia="en-US"/>
              </w:rPr>
              <w:t>”</w:t>
            </w:r>
          </w:p>
        </w:tc>
        <w:tc>
          <w:tcPr>
            <w:tcW w:w="990" w:type="dxa"/>
          </w:tcPr>
          <w:p w14:paraId="18B777F1" w14:textId="65D26787" w:rsidR="00870162" w:rsidRPr="00870162" w:rsidRDefault="00870162">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720" w:type="dxa"/>
          </w:tcPr>
          <w:p w14:paraId="51811FF5" w14:textId="4B03A4B4" w:rsidR="00870162" w:rsidRPr="00870162" w:rsidRDefault="00870162">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1170" w:type="dxa"/>
          </w:tcPr>
          <w:p w14:paraId="61B3D7D0" w14:textId="7AADC101" w:rsidR="00870162" w:rsidRPr="00870162" w:rsidRDefault="00E50079" w:rsidP="007400CA">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620B6B" w:rsidRPr="001C5F4E" w14:paraId="534F5F96" w14:textId="77777777" w:rsidTr="003F02D0">
        <w:trPr>
          <w:trHeight w:val="540"/>
        </w:trPr>
        <w:tc>
          <w:tcPr>
            <w:cnfStyle w:val="001000000000" w:firstRow="0" w:lastRow="0" w:firstColumn="1" w:lastColumn="0" w:oddVBand="0" w:evenVBand="0" w:oddHBand="0" w:evenHBand="0" w:firstRowFirstColumn="0" w:firstRowLastColumn="0" w:lastRowFirstColumn="0" w:lastRowLastColumn="0"/>
            <w:tcW w:w="540" w:type="dxa"/>
            <w:hideMark/>
          </w:tcPr>
          <w:p w14:paraId="6A2845AC" w14:textId="77777777" w:rsidR="00870162" w:rsidRPr="00870162" w:rsidRDefault="00870162">
            <w:pPr>
              <w:jc w:val="center"/>
              <w:rPr>
                <w:rFonts w:cs="Arial"/>
                <w:color w:val="000000"/>
                <w:sz w:val="18"/>
                <w:szCs w:val="18"/>
                <w:lang w:eastAsia="en-US"/>
              </w:rPr>
            </w:pPr>
            <w:r w:rsidRPr="00870162">
              <w:rPr>
                <w:rFonts w:cs="Arial"/>
                <w:color w:val="000000"/>
                <w:sz w:val="18"/>
                <w:szCs w:val="18"/>
                <w:lang w:eastAsia="en-US"/>
              </w:rPr>
              <w:t>2</w:t>
            </w:r>
          </w:p>
        </w:tc>
        <w:tc>
          <w:tcPr>
            <w:tcW w:w="3780" w:type="dxa"/>
          </w:tcPr>
          <w:p w14:paraId="2605B991" w14:textId="60CD8EB6" w:rsidR="00870162" w:rsidRPr="00C719EE" w:rsidRDefault="00092CD8">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VendorImport.Vendor</w:t>
            </w:r>
            <w:proofErr w:type="spellEnd"/>
          </w:p>
        </w:tc>
        <w:tc>
          <w:tcPr>
            <w:tcW w:w="1530" w:type="dxa"/>
          </w:tcPr>
          <w:p w14:paraId="44ACC099" w14:textId="0F03985A" w:rsidR="00870162" w:rsidRPr="00A021B8" w:rsidRDefault="00870162">
            <w:pPr>
              <w:cnfStyle w:val="000000000000" w:firstRow="0" w:lastRow="0" w:firstColumn="0" w:lastColumn="0" w:oddVBand="0" w:evenVBand="0" w:oddHBand="0" w:evenHBand="0" w:firstRowFirstColumn="0" w:firstRowLastColumn="0" w:lastRowFirstColumn="0" w:lastRowLastColumn="0"/>
              <w:rPr>
                <w:rFonts w:cs="Arial"/>
                <w:b/>
                <w:bCs/>
                <w:color w:val="FF0000"/>
                <w:sz w:val="18"/>
                <w:szCs w:val="18"/>
                <w:lang w:eastAsia="en-US"/>
              </w:rPr>
            </w:pPr>
          </w:p>
        </w:tc>
        <w:tc>
          <w:tcPr>
            <w:tcW w:w="1800" w:type="dxa"/>
          </w:tcPr>
          <w:p w14:paraId="6A4F030C" w14:textId="6F44EA9D" w:rsidR="00870162" w:rsidRPr="00870162" w:rsidRDefault="002E2CE7">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Blank</w:t>
            </w:r>
            <w:r w:rsidR="00C46C5E">
              <w:rPr>
                <w:rFonts w:cs="Arial"/>
                <w:color w:val="000000"/>
                <w:sz w:val="18"/>
                <w:szCs w:val="18"/>
                <w:lang w:eastAsia="en-US"/>
              </w:rPr>
              <w:t xml:space="preserve"> (system generated)</w:t>
            </w:r>
          </w:p>
        </w:tc>
        <w:tc>
          <w:tcPr>
            <w:tcW w:w="990" w:type="dxa"/>
          </w:tcPr>
          <w:p w14:paraId="7434D2A0" w14:textId="23390DA1" w:rsidR="00870162" w:rsidRPr="00870162" w:rsidRDefault="00870162">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720" w:type="dxa"/>
          </w:tcPr>
          <w:p w14:paraId="29813A37" w14:textId="6BA7E640" w:rsidR="00870162" w:rsidRPr="00870162" w:rsidRDefault="00870162">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1170" w:type="dxa"/>
          </w:tcPr>
          <w:p w14:paraId="5DA30DA5" w14:textId="1006B058" w:rsidR="00870162" w:rsidRPr="00870162" w:rsidRDefault="00870162" w:rsidP="007400CA">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r>
      <w:tr w:rsidR="00620B6B" w:rsidRPr="001C5F4E" w14:paraId="4DEC288B" w14:textId="77777777" w:rsidTr="003F02D0">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540" w:type="dxa"/>
            <w:hideMark/>
          </w:tcPr>
          <w:p w14:paraId="2712E5DF" w14:textId="77777777" w:rsidR="00870162" w:rsidRPr="00870162" w:rsidRDefault="00870162">
            <w:pPr>
              <w:jc w:val="center"/>
              <w:rPr>
                <w:rFonts w:cs="Arial"/>
                <w:color w:val="000000"/>
                <w:sz w:val="18"/>
                <w:szCs w:val="18"/>
                <w:lang w:eastAsia="en-US"/>
              </w:rPr>
            </w:pPr>
            <w:r w:rsidRPr="00870162">
              <w:rPr>
                <w:rFonts w:cs="Arial"/>
                <w:color w:val="000000"/>
                <w:sz w:val="18"/>
                <w:szCs w:val="18"/>
                <w:lang w:eastAsia="en-US"/>
              </w:rPr>
              <w:t>3</w:t>
            </w:r>
          </w:p>
        </w:tc>
        <w:tc>
          <w:tcPr>
            <w:tcW w:w="3780" w:type="dxa"/>
          </w:tcPr>
          <w:p w14:paraId="1B095077" w14:textId="7110A430" w:rsidR="00870162" w:rsidRPr="00C719EE" w:rsidRDefault="00092CD8">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VendorImport.OldVendor</w:t>
            </w:r>
            <w:proofErr w:type="spellEnd"/>
          </w:p>
        </w:tc>
        <w:tc>
          <w:tcPr>
            <w:tcW w:w="1530" w:type="dxa"/>
          </w:tcPr>
          <w:p w14:paraId="2AA53599" w14:textId="77777777" w:rsidR="00870162" w:rsidRPr="00B87883" w:rsidRDefault="001B3AC9">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B87883">
              <w:rPr>
                <w:rFonts w:cs="Arial"/>
                <w:sz w:val="18"/>
                <w:szCs w:val="18"/>
                <w:lang w:eastAsia="en-US"/>
              </w:rPr>
              <w:t>VendorName</w:t>
            </w:r>
            <w:proofErr w:type="spellEnd"/>
          </w:p>
          <w:p w14:paraId="48A99F99" w14:textId="6459D45E" w:rsidR="00F17A23" w:rsidRPr="004C5414" w:rsidRDefault="007400CA">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B87883">
              <w:rPr>
                <w:rFonts w:cs="Arial"/>
                <w:sz w:val="18"/>
                <w:szCs w:val="18"/>
                <w:lang w:eastAsia="en-US"/>
              </w:rPr>
              <w:t>(2)</w:t>
            </w:r>
          </w:p>
        </w:tc>
        <w:tc>
          <w:tcPr>
            <w:tcW w:w="1800" w:type="dxa"/>
          </w:tcPr>
          <w:p w14:paraId="04870DAA" w14:textId="259C2AE0" w:rsidR="00870162" w:rsidRPr="004C5414" w:rsidRDefault="004C5414">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C5414">
              <w:rPr>
                <w:rFonts w:cs="Arial"/>
                <w:sz w:val="18"/>
                <w:szCs w:val="18"/>
                <w:lang w:eastAsia="en-US"/>
              </w:rPr>
              <w:t>Truncate to 20</w:t>
            </w:r>
          </w:p>
        </w:tc>
        <w:tc>
          <w:tcPr>
            <w:tcW w:w="990" w:type="dxa"/>
          </w:tcPr>
          <w:p w14:paraId="4C23E569" w14:textId="070B481D" w:rsidR="00870162" w:rsidRPr="00870162" w:rsidRDefault="00870162">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720" w:type="dxa"/>
          </w:tcPr>
          <w:p w14:paraId="1824BEE5" w14:textId="50580D5C" w:rsidR="00870162" w:rsidRPr="00870162" w:rsidRDefault="004C5414">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20</w:t>
            </w:r>
          </w:p>
        </w:tc>
        <w:tc>
          <w:tcPr>
            <w:tcW w:w="1170" w:type="dxa"/>
          </w:tcPr>
          <w:p w14:paraId="54BC112F" w14:textId="408BFBEE" w:rsidR="00870162" w:rsidRPr="00870162" w:rsidRDefault="00DD19B0" w:rsidP="007400CA">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620B6B" w:rsidRPr="001C5F4E" w14:paraId="5A0A6E97" w14:textId="77777777" w:rsidTr="003F02D0">
        <w:trPr>
          <w:trHeight w:val="804"/>
        </w:trPr>
        <w:tc>
          <w:tcPr>
            <w:cnfStyle w:val="001000000000" w:firstRow="0" w:lastRow="0" w:firstColumn="1" w:lastColumn="0" w:oddVBand="0" w:evenVBand="0" w:oddHBand="0" w:evenHBand="0" w:firstRowFirstColumn="0" w:firstRowLastColumn="0" w:lastRowFirstColumn="0" w:lastRowLastColumn="0"/>
            <w:tcW w:w="540" w:type="dxa"/>
            <w:hideMark/>
          </w:tcPr>
          <w:p w14:paraId="77DC289F" w14:textId="77777777" w:rsidR="00870162" w:rsidRPr="00870162" w:rsidRDefault="00870162">
            <w:pPr>
              <w:jc w:val="center"/>
              <w:rPr>
                <w:rFonts w:cs="Arial"/>
                <w:color w:val="000000"/>
                <w:sz w:val="18"/>
                <w:szCs w:val="18"/>
                <w:lang w:eastAsia="en-US"/>
              </w:rPr>
            </w:pPr>
            <w:r w:rsidRPr="00870162">
              <w:rPr>
                <w:rFonts w:cs="Arial"/>
                <w:color w:val="000000"/>
                <w:sz w:val="18"/>
                <w:szCs w:val="18"/>
                <w:lang w:eastAsia="en-US"/>
              </w:rPr>
              <w:t>4</w:t>
            </w:r>
          </w:p>
        </w:tc>
        <w:tc>
          <w:tcPr>
            <w:tcW w:w="3780" w:type="dxa"/>
          </w:tcPr>
          <w:p w14:paraId="540F4A94" w14:textId="36170890" w:rsidR="00870162" w:rsidRPr="00C719EE" w:rsidRDefault="00D228AA">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RunGroup</w:t>
            </w:r>
            <w:proofErr w:type="spellEnd"/>
          </w:p>
        </w:tc>
        <w:tc>
          <w:tcPr>
            <w:tcW w:w="1530" w:type="dxa"/>
          </w:tcPr>
          <w:p w14:paraId="69AD027B" w14:textId="0C6ED12F" w:rsidR="00870162" w:rsidRPr="00870162" w:rsidRDefault="00870162">
            <w:pPr>
              <w:cnfStyle w:val="000000000000" w:firstRow="0" w:lastRow="0" w:firstColumn="0" w:lastColumn="0" w:oddVBand="0" w:evenVBand="0" w:oddHBand="0" w:evenHBand="0" w:firstRowFirstColumn="0" w:firstRowLastColumn="0" w:lastRowFirstColumn="0" w:lastRowLastColumn="0"/>
              <w:rPr>
                <w:rFonts w:cs="Arial"/>
                <w:b/>
                <w:bCs/>
                <w:color w:val="FF0000"/>
                <w:sz w:val="18"/>
                <w:szCs w:val="18"/>
                <w:lang w:eastAsia="en-US"/>
              </w:rPr>
            </w:pPr>
          </w:p>
        </w:tc>
        <w:tc>
          <w:tcPr>
            <w:tcW w:w="1800" w:type="dxa"/>
          </w:tcPr>
          <w:p w14:paraId="12C7E6F3" w14:textId="67E7DA31" w:rsidR="00870162" w:rsidRPr="00F70ECE" w:rsidRDefault="00F70ECE">
            <w:pPr>
              <w:cnfStyle w:val="000000000000" w:firstRow="0" w:lastRow="0" w:firstColumn="0" w:lastColumn="0" w:oddVBand="0" w:evenVBand="0" w:oddHBand="0" w:evenHBand="0" w:firstRowFirstColumn="0" w:firstRowLastColumn="0" w:lastRowFirstColumn="0" w:lastRowLastColumn="0"/>
              <w:rPr>
                <w:rFonts w:cs="Arial"/>
                <w:color w:val="FF0000"/>
                <w:sz w:val="18"/>
                <w:szCs w:val="18"/>
                <w:lang w:eastAsia="en-US"/>
              </w:rPr>
            </w:pPr>
            <w:proofErr w:type="spellStart"/>
            <w:r w:rsidRPr="00DD19B0">
              <w:rPr>
                <w:rFonts w:cs="Arial"/>
                <w:sz w:val="18"/>
                <w:szCs w:val="18"/>
                <w:lang w:eastAsia="en-US"/>
              </w:rPr>
              <w:t>VEN</w:t>
            </w:r>
            <w:r w:rsidR="00DD19B0" w:rsidRPr="00DD19B0">
              <w:rPr>
                <w:rFonts w:cs="Arial"/>
                <w:sz w:val="18"/>
                <w:szCs w:val="18"/>
                <w:lang w:eastAsia="en-US"/>
              </w:rPr>
              <w:t>YYYYMMDDHHmm</w:t>
            </w:r>
            <w:proofErr w:type="spellEnd"/>
          </w:p>
        </w:tc>
        <w:tc>
          <w:tcPr>
            <w:tcW w:w="990" w:type="dxa"/>
          </w:tcPr>
          <w:p w14:paraId="19F3B1C0" w14:textId="2309B5F7" w:rsidR="00870162" w:rsidRPr="00870162" w:rsidRDefault="00870162">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720" w:type="dxa"/>
          </w:tcPr>
          <w:p w14:paraId="34F6D271" w14:textId="3F1BA806" w:rsidR="00870162" w:rsidRPr="00870162" w:rsidRDefault="00870162">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1170" w:type="dxa"/>
          </w:tcPr>
          <w:p w14:paraId="7BF3FBA9" w14:textId="009661DE" w:rsidR="00870162" w:rsidRPr="00870162" w:rsidRDefault="00DD19B0" w:rsidP="007400CA">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620B6B" w:rsidRPr="001C5F4E" w14:paraId="606BBC84" w14:textId="77777777" w:rsidTr="003F02D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540" w:type="dxa"/>
            <w:hideMark/>
          </w:tcPr>
          <w:p w14:paraId="5D417BC8" w14:textId="77777777" w:rsidR="00870162" w:rsidRPr="00870162" w:rsidRDefault="00870162">
            <w:pPr>
              <w:jc w:val="center"/>
              <w:rPr>
                <w:rFonts w:cs="Arial"/>
                <w:color w:val="000000"/>
                <w:sz w:val="18"/>
                <w:szCs w:val="18"/>
                <w:lang w:eastAsia="en-US"/>
              </w:rPr>
            </w:pPr>
            <w:r w:rsidRPr="00870162">
              <w:rPr>
                <w:rFonts w:cs="Arial"/>
                <w:color w:val="000000"/>
                <w:sz w:val="18"/>
                <w:szCs w:val="18"/>
                <w:lang w:eastAsia="en-US"/>
              </w:rPr>
              <w:t>5</w:t>
            </w:r>
          </w:p>
        </w:tc>
        <w:tc>
          <w:tcPr>
            <w:tcW w:w="3780" w:type="dxa"/>
          </w:tcPr>
          <w:p w14:paraId="469606F5" w14:textId="77777777" w:rsidR="006D3BB0" w:rsidRPr="00C719EE" w:rsidRDefault="006D3BB0" w:rsidP="006D3BB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en-US"/>
              </w:rPr>
            </w:pPr>
            <w:proofErr w:type="spellStart"/>
            <w:r w:rsidRPr="00C719EE">
              <w:rPr>
                <w:rFonts w:ascii="Calibri" w:hAnsi="Calibri" w:cs="Calibri"/>
                <w:sz w:val="22"/>
                <w:szCs w:val="22"/>
              </w:rPr>
              <w:t>NewVendor</w:t>
            </w:r>
            <w:proofErr w:type="spellEnd"/>
          </w:p>
          <w:p w14:paraId="34369B32" w14:textId="44F4A3CE" w:rsidR="00870162" w:rsidRPr="00C719EE" w:rsidRDefault="00870162">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tc>
        <w:tc>
          <w:tcPr>
            <w:tcW w:w="1530" w:type="dxa"/>
          </w:tcPr>
          <w:p w14:paraId="2DECAA74" w14:textId="5223DD7B" w:rsidR="00870162" w:rsidRPr="00870162" w:rsidRDefault="00870162">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1800" w:type="dxa"/>
          </w:tcPr>
          <w:p w14:paraId="6B53DD15" w14:textId="0A0DB981" w:rsidR="00870162" w:rsidRPr="00870162" w:rsidRDefault="00DD19B0">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Blank</w:t>
            </w:r>
          </w:p>
        </w:tc>
        <w:tc>
          <w:tcPr>
            <w:tcW w:w="990" w:type="dxa"/>
          </w:tcPr>
          <w:p w14:paraId="0B5570A2" w14:textId="0FB3788C" w:rsidR="00870162" w:rsidRPr="00870162" w:rsidRDefault="00870162">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720" w:type="dxa"/>
          </w:tcPr>
          <w:p w14:paraId="67CEB005" w14:textId="6D3E724A" w:rsidR="00870162" w:rsidRPr="00870162" w:rsidRDefault="00870162">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1170" w:type="dxa"/>
          </w:tcPr>
          <w:p w14:paraId="7F43A05B" w14:textId="64355659" w:rsidR="00870162" w:rsidRPr="00870162" w:rsidRDefault="00870162" w:rsidP="007400CA">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r>
      <w:tr w:rsidR="00620B6B" w:rsidRPr="001C5F4E" w14:paraId="1BCED1BB" w14:textId="77777777" w:rsidTr="003F02D0">
        <w:trPr>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202BFEBA" w14:textId="77777777" w:rsidR="00870162" w:rsidRPr="00870162" w:rsidRDefault="00870162">
            <w:pPr>
              <w:jc w:val="center"/>
              <w:rPr>
                <w:rFonts w:cs="Arial"/>
                <w:color w:val="000000"/>
                <w:sz w:val="18"/>
                <w:szCs w:val="18"/>
                <w:lang w:eastAsia="en-US"/>
              </w:rPr>
            </w:pPr>
            <w:r w:rsidRPr="00870162">
              <w:rPr>
                <w:rFonts w:cs="Arial"/>
                <w:color w:val="000000"/>
                <w:sz w:val="18"/>
                <w:szCs w:val="18"/>
                <w:lang w:eastAsia="en-US"/>
              </w:rPr>
              <w:t>6</w:t>
            </w:r>
          </w:p>
        </w:tc>
        <w:tc>
          <w:tcPr>
            <w:tcW w:w="3780" w:type="dxa"/>
          </w:tcPr>
          <w:p w14:paraId="52D7F931" w14:textId="2A8E16B0" w:rsidR="00870162" w:rsidRPr="00C719EE" w:rsidRDefault="00F125C7">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VendorClass</w:t>
            </w:r>
            <w:proofErr w:type="spellEnd"/>
          </w:p>
        </w:tc>
        <w:tc>
          <w:tcPr>
            <w:tcW w:w="1530" w:type="dxa"/>
          </w:tcPr>
          <w:p w14:paraId="04D4CCB9" w14:textId="77777777" w:rsidR="00B009C3" w:rsidRDefault="00C112FA">
            <w:pPr>
              <w:cnfStyle w:val="000000000000" w:firstRow="0" w:lastRow="0" w:firstColumn="0" w:lastColumn="0" w:oddVBand="0" w:evenVBand="0" w:oddHBand="0" w:evenHBand="0" w:firstRowFirstColumn="0" w:firstRowLastColumn="0" w:lastRowFirstColumn="0" w:lastRowLastColumn="0"/>
              <w:rPr>
                <w:rFonts w:cs="Arial"/>
                <w:bCs/>
                <w:sz w:val="18"/>
                <w:szCs w:val="18"/>
              </w:rPr>
            </w:pPr>
            <w:proofErr w:type="spellStart"/>
            <w:r w:rsidRPr="00C112FA">
              <w:rPr>
                <w:rFonts w:cs="Arial"/>
                <w:bCs/>
                <w:sz w:val="18"/>
                <w:szCs w:val="18"/>
              </w:rPr>
              <w:t>VendorClass</w:t>
            </w:r>
            <w:proofErr w:type="spellEnd"/>
          </w:p>
          <w:p w14:paraId="427F9B8D" w14:textId="05BA27E3" w:rsidR="007400CA" w:rsidRPr="00C112FA" w:rsidRDefault="007400CA">
            <w:pPr>
              <w:cnfStyle w:val="000000000000" w:firstRow="0" w:lastRow="0" w:firstColumn="0" w:lastColumn="0" w:oddVBand="0" w:evenVBand="0" w:oddHBand="0" w:evenHBand="0" w:firstRowFirstColumn="0" w:firstRowLastColumn="0" w:lastRowFirstColumn="0" w:lastRowLastColumn="0"/>
              <w:rPr>
                <w:rFonts w:cs="Arial"/>
                <w:bCs/>
                <w:color w:val="FF0000"/>
                <w:sz w:val="18"/>
                <w:szCs w:val="18"/>
              </w:rPr>
            </w:pPr>
            <w:r>
              <w:rPr>
                <w:rFonts w:cs="Arial"/>
                <w:bCs/>
                <w:sz w:val="18"/>
                <w:szCs w:val="18"/>
              </w:rPr>
              <w:t>(3)</w:t>
            </w:r>
          </w:p>
        </w:tc>
        <w:tc>
          <w:tcPr>
            <w:tcW w:w="1800" w:type="dxa"/>
          </w:tcPr>
          <w:p w14:paraId="781AD3F9" w14:textId="0DD29982" w:rsidR="00870162" w:rsidRPr="00925895" w:rsidRDefault="00EE3568" w:rsidP="00347C45">
            <w:pPr>
              <w:cnfStyle w:val="000000000000" w:firstRow="0" w:lastRow="0" w:firstColumn="0" w:lastColumn="0" w:oddVBand="0" w:evenVBand="0" w:oddHBand="0" w:evenHBand="0" w:firstRowFirstColumn="0" w:firstRowLastColumn="0" w:lastRowFirstColumn="0" w:lastRowLastColumn="0"/>
              <w:rPr>
                <w:rFonts w:cs="Arial"/>
                <w:color w:val="FF0000"/>
                <w:sz w:val="18"/>
                <w:szCs w:val="18"/>
                <w:lang w:eastAsia="en-US"/>
              </w:rPr>
            </w:pPr>
            <w:r>
              <w:rPr>
                <w:rFonts w:cs="Arial"/>
                <w:sz w:val="18"/>
                <w:szCs w:val="18"/>
                <w:lang w:eastAsia="en-US"/>
              </w:rPr>
              <w:t>Include</w:t>
            </w:r>
            <w:r w:rsidR="00347C45" w:rsidRPr="00925895">
              <w:rPr>
                <w:rFonts w:cs="Arial"/>
                <w:sz w:val="18"/>
                <w:szCs w:val="18"/>
                <w:lang w:eastAsia="en-US"/>
              </w:rPr>
              <w:t xml:space="preserve"> </w:t>
            </w:r>
            <w:r w:rsidR="00925895" w:rsidRPr="00925895">
              <w:rPr>
                <w:rFonts w:cs="Arial"/>
                <w:sz w:val="18"/>
                <w:szCs w:val="18"/>
                <w:lang w:eastAsia="en-US"/>
              </w:rPr>
              <w:t xml:space="preserve">= </w:t>
            </w:r>
            <w:r>
              <w:rPr>
                <w:rFonts w:cs="Arial"/>
                <w:sz w:val="18"/>
                <w:szCs w:val="18"/>
                <w:lang w:eastAsia="en-US"/>
              </w:rPr>
              <w:t>TRD</w:t>
            </w:r>
          </w:p>
        </w:tc>
        <w:tc>
          <w:tcPr>
            <w:tcW w:w="990" w:type="dxa"/>
          </w:tcPr>
          <w:p w14:paraId="3842FCC1" w14:textId="1ED334C5" w:rsidR="00870162" w:rsidRPr="00870162" w:rsidRDefault="00870162">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720" w:type="dxa"/>
          </w:tcPr>
          <w:p w14:paraId="7CE75758" w14:textId="2146B744" w:rsidR="00870162" w:rsidRPr="00870162" w:rsidRDefault="00022D99">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5</w:t>
            </w:r>
          </w:p>
        </w:tc>
        <w:tc>
          <w:tcPr>
            <w:tcW w:w="1170" w:type="dxa"/>
          </w:tcPr>
          <w:p w14:paraId="520EC600" w14:textId="3AE4D387" w:rsidR="00870162" w:rsidRPr="00870162" w:rsidRDefault="00C112FA" w:rsidP="007400CA">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620B6B" w:rsidRPr="001C5F4E" w14:paraId="67EC120C" w14:textId="77777777" w:rsidTr="003F02D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6850C3B4" w14:textId="77777777" w:rsidR="00870162" w:rsidRPr="00870162" w:rsidRDefault="00870162">
            <w:pPr>
              <w:jc w:val="center"/>
              <w:rPr>
                <w:rFonts w:cs="Arial"/>
                <w:color w:val="000000"/>
                <w:sz w:val="18"/>
                <w:szCs w:val="18"/>
                <w:lang w:eastAsia="en-US"/>
              </w:rPr>
            </w:pPr>
            <w:r w:rsidRPr="00870162">
              <w:rPr>
                <w:rFonts w:cs="Arial"/>
                <w:color w:val="000000"/>
                <w:sz w:val="18"/>
                <w:szCs w:val="18"/>
                <w:lang w:eastAsia="en-US"/>
              </w:rPr>
              <w:t>7</w:t>
            </w:r>
          </w:p>
        </w:tc>
        <w:tc>
          <w:tcPr>
            <w:tcW w:w="3780" w:type="dxa"/>
          </w:tcPr>
          <w:p w14:paraId="7D70C93F" w14:textId="6A3C21A1" w:rsidR="00870162" w:rsidRPr="00C719EE" w:rsidRDefault="00F125C7">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VendorName</w:t>
            </w:r>
            <w:proofErr w:type="spellEnd"/>
          </w:p>
        </w:tc>
        <w:tc>
          <w:tcPr>
            <w:tcW w:w="1530" w:type="dxa"/>
          </w:tcPr>
          <w:p w14:paraId="5F0325FB" w14:textId="77777777" w:rsidR="00870162" w:rsidRDefault="00F17A23">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roofErr w:type="spellStart"/>
            <w:r>
              <w:rPr>
                <w:rFonts w:cs="Arial"/>
                <w:color w:val="000000"/>
                <w:sz w:val="18"/>
                <w:szCs w:val="18"/>
                <w:lang w:eastAsia="en-US"/>
              </w:rPr>
              <w:t>VendorName</w:t>
            </w:r>
            <w:proofErr w:type="spellEnd"/>
          </w:p>
          <w:p w14:paraId="6AE57590" w14:textId="37C27674" w:rsidR="007400CA" w:rsidRPr="00870162" w:rsidRDefault="007400CA">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(2)</w:t>
            </w:r>
          </w:p>
        </w:tc>
        <w:tc>
          <w:tcPr>
            <w:tcW w:w="1800" w:type="dxa"/>
          </w:tcPr>
          <w:p w14:paraId="7FDC02EE" w14:textId="1C4C9218" w:rsidR="00870162" w:rsidRPr="00870162" w:rsidRDefault="00870162">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990" w:type="dxa"/>
          </w:tcPr>
          <w:p w14:paraId="36695AC6" w14:textId="245CD02C" w:rsidR="00870162" w:rsidRPr="00870162" w:rsidRDefault="00155C4B">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02CC3094" w14:textId="0F59D10E" w:rsidR="00870162" w:rsidRPr="00870162" w:rsidRDefault="00E0052E">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120</w:t>
            </w:r>
          </w:p>
        </w:tc>
        <w:tc>
          <w:tcPr>
            <w:tcW w:w="1170" w:type="dxa"/>
          </w:tcPr>
          <w:p w14:paraId="6E705EA7" w14:textId="2B6C32C7" w:rsidR="00870162" w:rsidRPr="00870162" w:rsidRDefault="00870162" w:rsidP="007400CA">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r>
      <w:tr w:rsidR="00155C4B" w:rsidRPr="001C5F4E" w14:paraId="1D9DB2BF" w14:textId="77777777" w:rsidTr="003F02D0">
        <w:trPr>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667D3DFC" w14:textId="77777777" w:rsidR="00155C4B" w:rsidRPr="00870162" w:rsidRDefault="00155C4B" w:rsidP="00155C4B">
            <w:pPr>
              <w:jc w:val="center"/>
              <w:rPr>
                <w:rFonts w:cs="Arial"/>
                <w:color w:val="000000"/>
                <w:sz w:val="18"/>
                <w:szCs w:val="18"/>
                <w:lang w:eastAsia="en-US"/>
              </w:rPr>
            </w:pPr>
            <w:r w:rsidRPr="00870162">
              <w:rPr>
                <w:rFonts w:cs="Arial"/>
                <w:color w:val="000000"/>
                <w:sz w:val="18"/>
                <w:szCs w:val="18"/>
                <w:lang w:eastAsia="en-US"/>
              </w:rPr>
              <w:t>8</w:t>
            </w:r>
          </w:p>
        </w:tc>
        <w:tc>
          <w:tcPr>
            <w:tcW w:w="3780" w:type="dxa"/>
          </w:tcPr>
          <w:p w14:paraId="6DBFCE67" w14:textId="28817375" w:rsidR="00155C4B" w:rsidRPr="00C719EE" w:rsidRDefault="00155C4B" w:rsidP="00155C4B">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ContactName</w:t>
            </w:r>
            <w:proofErr w:type="spellEnd"/>
          </w:p>
        </w:tc>
        <w:tc>
          <w:tcPr>
            <w:tcW w:w="1530" w:type="dxa"/>
          </w:tcPr>
          <w:p w14:paraId="2635E7F6" w14:textId="77777777" w:rsidR="00155C4B" w:rsidRDefault="00155C4B" w:rsidP="00155C4B">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roofErr w:type="spellStart"/>
            <w:r>
              <w:rPr>
                <w:rFonts w:cs="Arial"/>
                <w:color w:val="000000"/>
                <w:sz w:val="18"/>
                <w:szCs w:val="18"/>
                <w:lang w:eastAsia="en-US"/>
              </w:rPr>
              <w:t>ContactName</w:t>
            </w:r>
            <w:proofErr w:type="spellEnd"/>
          </w:p>
          <w:p w14:paraId="5C1A68C4" w14:textId="22C2DB37" w:rsidR="00155C4B" w:rsidRPr="00870162" w:rsidRDefault="00155C4B" w:rsidP="00155C4B">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(13)</w:t>
            </w:r>
          </w:p>
        </w:tc>
        <w:tc>
          <w:tcPr>
            <w:tcW w:w="1800" w:type="dxa"/>
          </w:tcPr>
          <w:p w14:paraId="7C3203BC" w14:textId="77B3359A" w:rsidR="00155C4B" w:rsidRPr="00870162" w:rsidRDefault="00155C4B" w:rsidP="00155C4B">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990" w:type="dxa"/>
          </w:tcPr>
          <w:p w14:paraId="25C65004" w14:textId="46F31858" w:rsidR="00155C4B" w:rsidRPr="00870162" w:rsidRDefault="00155C4B" w:rsidP="00155C4B">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43F861B9" w14:textId="76F9B6CA" w:rsidR="00155C4B" w:rsidRPr="00870162" w:rsidRDefault="00155C4B" w:rsidP="00155C4B">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120</w:t>
            </w:r>
          </w:p>
        </w:tc>
        <w:tc>
          <w:tcPr>
            <w:tcW w:w="1170" w:type="dxa"/>
          </w:tcPr>
          <w:p w14:paraId="2AC9DFDC" w14:textId="594953C1" w:rsidR="00155C4B" w:rsidRPr="00870162" w:rsidRDefault="00155C4B" w:rsidP="00155C4B">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r>
      <w:tr w:rsidR="00881841" w:rsidRPr="001C5F4E" w14:paraId="78A268FD" w14:textId="77777777" w:rsidTr="003F02D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45DF093A" w14:textId="77777777" w:rsidR="00881841" w:rsidRPr="00870162" w:rsidRDefault="00881841" w:rsidP="00881841">
            <w:pPr>
              <w:jc w:val="center"/>
              <w:rPr>
                <w:rFonts w:cs="Arial"/>
                <w:color w:val="000000"/>
                <w:sz w:val="18"/>
                <w:szCs w:val="18"/>
                <w:lang w:eastAsia="en-US"/>
              </w:rPr>
            </w:pPr>
            <w:r w:rsidRPr="00870162">
              <w:rPr>
                <w:rFonts w:cs="Arial"/>
                <w:color w:val="000000"/>
                <w:sz w:val="18"/>
                <w:szCs w:val="18"/>
                <w:lang w:eastAsia="en-US"/>
              </w:rPr>
              <w:t>9</w:t>
            </w:r>
          </w:p>
        </w:tc>
        <w:tc>
          <w:tcPr>
            <w:tcW w:w="3780" w:type="dxa"/>
          </w:tcPr>
          <w:p w14:paraId="1871C69F" w14:textId="13A7F810" w:rsidR="00881841" w:rsidRPr="00C719EE" w:rsidRDefault="00881841" w:rsidP="00881841">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VendorStatus</w:t>
            </w:r>
            <w:proofErr w:type="spellEnd"/>
          </w:p>
        </w:tc>
        <w:tc>
          <w:tcPr>
            <w:tcW w:w="1530" w:type="dxa"/>
          </w:tcPr>
          <w:p w14:paraId="5FDD7F5A" w14:textId="762CE702" w:rsidR="00881841" w:rsidRPr="00870162" w:rsidRDefault="00881841" w:rsidP="00881841">
            <w:pPr>
              <w:cnfStyle w:val="000000100000" w:firstRow="0" w:lastRow="0" w:firstColumn="0" w:lastColumn="0" w:oddVBand="0" w:evenVBand="0" w:oddHBand="1" w:evenHBand="0" w:firstRowFirstColumn="0" w:firstRowLastColumn="0" w:lastRowFirstColumn="0" w:lastRowLastColumn="0"/>
              <w:rPr>
                <w:rFonts w:cs="Arial"/>
                <w:color w:val="FF0000"/>
                <w:sz w:val="18"/>
                <w:szCs w:val="18"/>
                <w:lang w:eastAsia="en-US"/>
              </w:rPr>
            </w:pPr>
          </w:p>
        </w:tc>
        <w:tc>
          <w:tcPr>
            <w:tcW w:w="1800" w:type="dxa"/>
          </w:tcPr>
          <w:p w14:paraId="739D792A" w14:textId="4E61CCAE" w:rsidR="00881841" w:rsidRPr="00870162" w:rsidRDefault="00881841" w:rsidP="00881841">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roofErr w:type="spellStart"/>
            <w:r>
              <w:rPr>
                <w:rFonts w:cs="Arial"/>
                <w:color w:val="000000"/>
                <w:sz w:val="18"/>
                <w:szCs w:val="18"/>
                <w:lang w:eastAsia="en-US"/>
              </w:rPr>
              <w:t>HardCoded</w:t>
            </w:r>
            <w:proofErr w:type="spellEnd"/>
            <w:r>
              <w:rPr>
                <w:rFonts w:cs="Arial"/>
                <w:color w:val="000000"/>
                <w:sz w:val="18"/>
                <w:szCs w:val="18"/>
                <w:lang w:eastAsia="en-US"/>
              </w:rPr>
              <w:t xml:space="preserve"> = “A”</w:t>
            </w:r>
          </w:p>
        </w:tc>
        <w:tc>
          <w:tcPr>
            <w:tcW w:w="990" w:type="dxa"/>
          </w:tcPr>
          <w:p w14:paraId="7B3E2362" w14:textId="473BFDB6" w:rsidR="00881841" w:rsidRPr="00870162" w:rsidRDefault="00881841" w:rsidP="0088184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720" w:type="dxa"/>
          </w:tcPr>
          <w:p w14:paraId="19E072CC" w14:textId="51C9D6A3" w:rsidR="00881841" w:rsidRPr="00870162" w:rsidRDefault="00881841" w:rsidP="0088184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1170" w:type="dxa"/>
          </w:tcPr>
          <w:p w14:paraId="52A0A9E4" w14:textId="2DE44BFD" w:rsidR="00881841" w:rsidRPr="00870162" w:rsidRDefault="00881841" w:rsidP="0088184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r>
      <w:tr w:rsidR="00881841" w:rsidRPr="001C5F4E" w14:paraId="669B2CF0" w14:textId="77777777" w:rsidTr="003F02D0">
        <w:trPr>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09A2B7F6" w14:textId="77777777" w:rsidR="00881841" w:rsidRPr="00870162" w:rsidRDefault="00881841" w:rsidP="00881841">
            <w:pPr>
              <w:jc w:val="center"/>
              <w:rPr>
                <w:rFonts w:cs="Arial"/>
                <w:color w:val="000000"/>
                <w:sz w:val="18"/>
                <w:szCs w:val="18"/>
                <w:lang w:eastAsia="en-US"/>
              </w:rPr>
            </w:pPr>
            <w:r w:rsidRPr="00870162">
              <w:rPr>
                <w:rFonts w:cs="Arial"/>
                <w:color w:val="000000"/>
                <w:sz w:val="18"/>
                <w:szCs w:val="18"/>
                <w:lang w:eastAsia="en-US"/>
              </w:rPr>
              <w:t>10</w:t>
            </w:r>
          </w:p>
        </w:tc>
        <w:tc>
          <w:tcPr>
            <w:tcW w:w="3780" w:type="dxa"/>
          </w:tcPr>
          <w:p w14:paraId="42780A32" w14:textId="01E65673" w:rsidR="00881841" w:rsidRPr="00C719EE" w:rsidRDefault="00881841" w:rsidP="00881841">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PhoneNumber.SubscriberNumber</w:t>
            </w:r>
            <w:proofErr w:type="spellEnd"/>
          </w:p>
        </w:tc>
        <w:tc>
          <w:tcPr>
            <w:tcW w:w="1530" w:type="dxa"/>
          </w:tcPr>
          <w:p w14:paraId="122BF1FD" w14:textId="2D4E9D74" w:rsidR="00881841" w:rsidRPr="00870162" w:rsidRDefault="00881841" w:rsidP="00881841">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(14)</w:t>
            </w:r>
          </w:p>
        </w:tc>
        <w:tc>
          <w:tcPr>
            <w:tcW w:w="1800" w:type="dxa"/>
          </w:tcPr>
          <w:p w14:paraId="3AEF37E0" w14:textId="5582D49E" w:rsidR="00881841" w:rsidRPr="00870162" w:rsidRDefault="00881841" w:rsidP="00881841">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990" w:type="dxa"/>
          </w:tcPr>
          <w:p w14:paraId="063F525D" w14:textId="26764142" w:rsidR="00881841" w:rsidRPr="00870162" w:rsidRDefault="00881841" w:rsidP="0088184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46475FEC" w14:textId="21B25413" w:rsidR="00881841" w:rsidRPr="00870162" w:rsidRDefault="00881841" w:rsidP="0088184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15</w:t>
            </w:r>
          </w:p>
        </w:tc>
        <w:tc>
          <w:tcPr>
            <w:tcW w:w="1170" w:type="dxa"/>
          </w:tcPr>
          <w:p w14:paraId="3B37CC08" w14:textId="2EEBD04C" w:rsidR="00881841" w:rsidRPr="00870162" w:rsidRDefault="00881841" w:rsidP="0088184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r>
      <w:tr w:rsidR="00881841" w:rsidRPr="001C5F4E" w14:paraId="31185D9A" w14:textId="77777777" w:rsidTr="003F02D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6A17F1D0" w14:textId="77777777" w:rsidR="00881841" w:rsidRPr="00870162" w:rsidRDefault="00881841" w:rsidP="00881841">
            <w:pPr>
              <w:jc w:val="center"/>
              <w:rPr>
                <w:rFonts w:cs="Arial"/>
                <w:color w:val="000000"/>
                <w:sz w:val="18"/>
                <w:szCs w:val="18"/>
                <w:lang w:eastAsia="en-US"/>
              </w:rPr>
            </w:pPr>
            <w:r w:rsidRPr="00870162">
              <w:rPr>
                <w:rFonts w:cs="Arial"/>
                <w:color w:val="000000"/>
                <w:sz w:val="18"/>
                <w:szCs w:val="18"/>
                <w:lang w:eastAsia="en-US"/>
              </w:rPr>
              <w:t>11</w:t>
            </w:r>
          </w:p>
        </w:tc>
        <w:tc>
          <w:tcPr>
            <w:tcW w:w="3780" w:type="dxa"/>
          </w:tcPr>
          <w:p w14:paraId="33A4B7B8" w14:textId="4FBBF6B9" w:rsidR="00881841" w:rsidRPr="00C719EE" w:rsidRDefault="00881841" w:rsidP="00881841">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TermsCode</w:t>
            </w:r>
            <w:proofErr w:type="spellEnd"/>
          </w:p>
        </w:tc>
        <w:tc>
          <w:tcPr>
            <w:tcW w:w="1530" w:type="dxa"/>
          </w:tcPr>
          <w:p w14:paraId="082B49C5" w14:textId="36E6B1D4" w:rsidR="00881841" w:rsidRPr="00280D92" w:rsidRDefault="00881841" w:rsidP="00881841">
            <w:pPr>
              <w:cnfStyle w:val="000000100000" w:firstRow="0" w:lastRow="0" w:firstColumn="0" w:lastColumn="0" w:oddVBand="0" w:evenVBand="0" w:oddHBand="1" w:evenHBand="0" w:firstRowFirstColumn="0" w:firstRowLastColumn="0" w:lastRowFirstColumn="0" w:lastRowLastColumn="0"/>
              <w:rPr>
                <w:rFonts w:cs="Arial"/>
                <w:color w:val="FF0000"/>
                <w:sz w:val="18"/>
                <w:szCs w:val="18"/>
                <w:lang w:eastAsia="en-US"/>
              </w:rPr>
            </w:pPr>
            <w:r w:rsidRPr="00280D92">
              <w:rPr>
                <w:rFonts w:cs="Arial"/>
                <w:sz w:val="18"/>
                <w:szCs w:val="18"/>
                <w:lang w:eastAsia="en-US"/>
              </w:rPr>
              <w:t>(19)</w:t>
            </w:r>
          </w:p>
        </w:tc>
        <w:tc>
          <w:tcPr>
            <w:tcW w:w="1800" w:type="dxa"/>
          </w:tcPr>
          <w:p w14:paraId="0797C6AD" w14:textId="43C7956B" w:rsidR="00881841" w:rsidRPr="00870162" w:rsidRDefault="00881841" w:rsidP="00881841">
            <w:pPr>
              <w:cnfStyle w:val="000000100000" w:firstRow="0" w:lastRow="0" w:firstColumn="0" w:lastColumn="0" w:oddVBand="0" w:evenVBand="0" w:oddHBand="1" w:evenHBand="0" w:firstRowFirstColumn="0" w:firstRowLastColumn="0" w:lastRowFirstColumn="0" w:lastRowLastColumn="0"/>
              <w:rPr>
                <w:rFonts w:cs="Arial"/>
                <w:b/>
                <w:bCs/>
                <w:color w:val="FF0000"/>
                <w:sz w:val="18"/>
                <w:szCs w:val="18"/>
                <w:lang w:eastAsia="en-US"/>
              </w:rPr>
            </w:pPr>
          </w:p>
        </w:tc>
        <w:tc>
          <w:tcPr>
            <w:tcW w:w="990" w:type="dxa"/>
          </w:tcPr>
          <w:p w14:paraId="64AD7D76" w14:textId="737FE574" w:rsidR="00881841" w:rsidRPr="00870162" w:rsidRDefault="00881841" w:rsidP="0088184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720" w:type="dxa"/>
          </w:tcPr>
          <w:p w14:paraId="6EB314EC" w14:textId="19CD4940" w:rsidR="00881841" w:rsidRPr="00870162" w:rsidRDefault="00881841" w:rsidP="0088184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1170" w:type="dxa"/>
          </w:tcPr>
          <w:p w14:paraId="673681A4" w14:textId="5F1DEB00" w:rsidR="00881841" w:rsidRPr="00870162" w:rsidRDefault="00881841" w:rsidP="0088184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r>
      <w:tr w:rsidR="00A05735" w:rsidRPr="001C5F4E" w14:paraId="4B7083FF" w14:textId="77777777" w:rsidTr="003F02D0">
        <w:trPr>
          <w:trHeight w:val="540"/>
        </w:trPr>
        <w:tc>
          <w:tcPr>
            <w:cnfStyle w:val="001000000000" w:firstRow="0" w:lastRow="0" w:firstColumn="1" w:lastColumn="0" w:oddVBand="0" w:evenVBand="0" w:oddHBand="0" w:evenHBand="0" w:firstRowFirstColumn="0" w:firstRowLastColumn="0" w:lastRowFirstColumn="0" w:lastRowLastColumn="0"/>
            <w:tcW w:w="540" w:type="dxa"/>
            <w:hideMark/>
          </w:tcPr>
          <w:p w14:paraId="0ECB9B70" w14:textId="77777777" w:rsidR="00A05735" w:rsidRPr="00870162" w:rsidRDefault="00A05735" w:rsidP="00A05735">
            <w:pPr>
              <w:jc w:val="center"/>
              <w:rPr>
                <w:rFonts w:cs="Arial"/>
                <w:color w:val="000000"/>
                <w:sz w:val="18"/>
                <w:szCs w:val="18"/>
                <w:lang w:eastAsia="en-US"/>
              </w:rPr>
            </w:pPr>
            <w:r w:rsidRPr="00870162">
              <w:rPr>
                <w:rFonts w:cs="Arial"/>
                <w:color w:val="000000"/>
                <w:sz w:val="18"/>
                <w:szCs w:val="18"/>
                <w:lang w:eastAsia="en-US"/>
              </w:rPr>
              <w:t>12</w:t>
            </w:r>
          </w:p>
        </w:tc>
        <w:tc>
          <w:tcPr>
            <w:tcW w:w="3780" w:type="dxa"/>
          </w:tcPr>
          <w:p w14:paraId="3416DDE5" w14:textId="7072F695" w:rsidR="00A05735" w:rsidRPr="00C719EE" w:rsidRDefault="00A05735" w:rsidP="00A05735">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TaxID</w:t>
            </w:r>
            <w:proofErr w:type="spellEnd"/>
          </w:p>
        </w:tc>
        <w:tc>
          <w:tcPr>
            <w:tcW w:w="1530" w:type="dxa"/>
          </w:tcPr>
          <w:p w14:paraId="26D17B85" w14:textId="5DF2E40D" w:rsidR="00A05735" w:rsidRPr="00280D92" w:rsidRDefault="00A05735" w:rsidP="00A05735">
            <w:pPr>
              <w:spacing w:line="276" w:lineRule="auto"/>
              <w:cnfStyle w:val="000000000000" w:firstRow="0" w:lastRow="0" w:firstColumn="0" w:lastColumn="0" w:oddVBand="0" w:evenVBand="0" w:oddHBand="0" w:evenHBand="0" w:firstRowFirstColumn="0" w:firstRowLastColumn="0" w:lastRowFirstColumn="0" w:lastRowLastColumn="0"/>
              <w:rPr>
                <w:rFonts w:cs="Arial"/>
                <w:bCs/>
                <w:color w:val="FF0000"/>
                <w:sz w:val="18"/>
                <w:szCs w:val="18"/>
                <w:lang w:eastAsia="en-US"/>
              </w:rPr>
            </w:pPr>
            <w:r w:rsidRPr="00280D92">
              <w:rPr>
                <w:rFonts w:cs="Arial"/>
                <w:bCs/>
                <w:sz w:val="18"/>
                <w:szCs w:val="18"/>
                <w:lang w:eastAsia="en-US"/>
              </w:rPr>
              <w:t>(4)</w:t>
            </w:r>
          </w:p>
        </w:tc>
        <w:tc>
          <w:tcPr>
            <w:tcW w:w="1800" w:type="dxa"/>
          </w:tcPr>
          <w:p w14:paraId="4D7C5630" w14:textId="533159F6" w:rsidR="00A05735" w:rsidRPr="00870162" w:rsidRDefault="00A05735" w:rsidP="00A05735">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990" w:type="dxa"/>
          </w:tcPr>
          <w:p w14:paraId="3603441B" w14:textId="2EA9CFA4" w:rsidR="00A05735" w:rsidRPr="00870162" w:rsidRDefault="00A05735" w:rsidP="00A05735">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w:t>
            </w:r>
            <w:r w:rsidR="0078533E">
              <w:rPr>
                <w:rFonts w:cs="Arial"/>
                <w:color w:val="000000"/>
                <w:sz w:val="18"/>
                <w:szCs w:val="18"/>
                <w:lang w:eastAsia="en-US"/>
              </w:rPr>
              <w:t>LPHAUPPER</w:t>
            </w:r>
          </w:p>
        </w:tc>
        <w:tc>
          <w:tcPr>
            <w:tcW w:w="720" w:type="dxa"/>
          </w:tcPr>
          <w:p w14:paraId="3658A364" w14:textId="7A631A4E" w:rsidR="00A05735" w:rsidRPr="00870162" w:rsidRDefault="00A05735" w:rsidP="00A05735">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25</w:t>
            </w:r>
          </w:p>
        </w:tc>
        <w:tc>
          <w:tcPr>
            <w:tcW w:w="1170" w:type="dxa"/>
          </w:tcPr>
          <w:p w14:paraId="0180F62B" w14:textId="09525840" w:rsidR="00A05735" w:rsidRPr="00870162" w:rsidRDefault="00A05735" w:rsidP="00A05735">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881841" w:rsidRPr="001C5F4E" w14:paraId="0B23563F" w14:textId="77777777" w:rsidTr="003F02D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3684A634" w14:textId="77777777" w:rsidR="00881841" w:rsidRPr="00870162" w:rsidRDefault="00881841" w:rsidP="00881841">
            <w:pPr>
              <w:jc w:val="center"/>
              <w:rPr>
                <w:rFonts w:cs="Arial"/>
                <w:color w:val="000000"/>
                <w:sz w:val="18"/>
                <w:szCs w:val="18"/>
                <w:lang w:eastAsia="en-US"/>
              </w:rPr>
            </w:pPr>
            <w:r w:rsidRPr="00870162">
              <w:rPr>
                <w:rFonts w:cs="Arial"/>
                <w:color w:val="000000"/>
                <w:sz w:val="18"/>
                <w:szCs w:val="18"/>
                <w:lang w:eastAsia="en-US"/>
              </w:rPr>
              <w:t>13</w:t>
            </w:r>
          </w:p>
        </w:tc>
        <w:tc>
          <w:tcPr>
            <w:tcW w:w="3780" w:type="dxa"/>
          </w:tcPr>
          <w:p w14:paraId="19E8F2A8" w14:textId="3DFE1368" w:rsidR="00881841" w:rsidRPr="00C719EE" w:rsidRDefault="00881841" w:rsidP="00881841">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TaxIDType</w:t>
            </w:r>
            <w:proofErr w:type="spellEnd"/>
          </w:p>
        </w:tc>
        <w:tc>
          <w:tcPr>
            <w:tcW w:w="1530" w:type="dxa"/>
          </w:tcPr>
          <w:p w14:paraId="18B1E1BD" w14:textId="22229357" w:rsidR="00881841" w:rsidRPr="00280D92" w:rsidRDefault="00881841" w:rsidP="00881841">
            <w:pPr>
              <w:cnfStyle w:val="000000100000" w:firstRow="0" w:lastRow="0" w:firstColumn="0" w:lastColumn="0" w:oddVBand="0" w:evenVBand="0" w:oddHBand="1" w:evenHBand="0" w:firstRowFirstColumn="0" w:firstRowLastColumn="0" w:lastRowFirstColumn="0" w:lastRowLastColumn="0"/>
              <w:rPr>
                <w:rFonts w:cs="Arial"/>
                <w:bCs/>
                <w:color w:val="000000"/>
                <w:sz w:val="18"/>
                <w:szCs w:val="18"/>
                <w:lang w:eastAsia="en-US"/>
              </w:rPr>
            </w:pPr>
            <w:r w:rsidRPr="00280D92">
              <w:rPr>
                <w:rFonts w:cs="Arial"/>
                <w:bCs/>
                <w:color w:val="000000"/>
                <w:sz w:val="18"/>
                <w:szCs w:val="18"/>
                <w:lang w:eastAsia="en-US"/>
              </w:rPr>
              <w:t>(5)</w:t>
            </w:r>
          </w:p>
        </w:tc>
        <w:tc>
          <w:tcPr>
            <w:tcW w:w="1800" w:type="dxa"/>
          </w:tcPr>
          <w:p w14:paraId="7B2DC6CE" w14:textId="282B7A48" w:rsidR="00881841" w:rsidRPr="00870162" w:rsidRDefault="00881841" w:rsidP="00881841">
            <w:pPr>
              <w:cnfStyle w:val="000000100000" w:firstRow="0" w:lastRow="0" w:firstColumn="0" w:lastColumn="0" w:oddVBand="0" w:evenVBand="0" w:oddHBand="1" w:evenHBand="0" w:firstRowFirstColumn="0" w:firstRowLastColumn="0" w:lastRowFirstColumn="0" w:lastRowLastColumn="0"/>
              <w:rPr>
                <w:rFonts w:cs="Arial"/>
                <w:color w:val="FF0000"/>
                <w:sz w:val="18"/>
                <w:szCs w:val="18"/>
                <w:lang w:eastAsia="en-US"/>
              </w:rPr>
            </w:pPr>
          </w:p>
        </w:tc>
        <w:tc>
          <w:tcPr>
            <w:tcW w:w="990" w:type="dxa"/>
          </w:tcPr>
          <w:p w14:paraId="2630C10D" w14:textId="53B8D791" w:rsidR="00881841" w:rsidRPr="00870162" w:rsidRDefault="00881841" w:rsidP="0088184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720" w:type="dxa"/>
          </w:tcPr>
          <w:p w14:paraId="376ADF13" w14:textId="6B9F2770" w:rsidR="00881841" w:rsidRPr="00870162" w:rsidRDefault="00881841" w:rsidP="0088184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1170" w:type="dxa"/>
          </w:tcPr>
          <w:p w14:paraId="19FC9D18" w14:textId="7091164A" w:rsidR="00881841" w:rsidRPr="00870162" w:rsidRDefault="00881841" w:rsidP="0088184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881841" w:rsidRPr="001C5F4E" w14:paraId="707E906D" w14:textId="77777777" w:rsidTr="003F02D0">
        <w:trPr>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65B06F06" w14:textId="77777777" w:rsidR="00881841" w:rsidRPr="00870162" w:rsidRDefault="00881841" w:rsidP="00881841">
            <w:pPr>
              <w:jc w:val="center"/>
              <w:rPr>
                <w:rFonts w:cs="Arial"/>
                <w:color w:val="000000"/>
                <w:sz w:val="18"/>
                <w:szCs w:val="18"/>
                <w:lang w:eastAsia="en-US"/>
              </w:rPr>
            </w:pPr>
            <w:r w:rsidRPr="00870162">
              <w:rPr>
                <w:rFonts w:cs="Arial"/>
                <w:color w:val="000000"/>
                <w:sz w:val="18"/>
                <w:szCs w:val="18"/>
                <w:lang w:eastAsia="en-US"/>
              </w:rPr>
              <w:t>14</w:t>
            </w:r>
          </w:p>
        </w:tc>
        <w:tc>
          <w:tcPr>
            <w:tcW w:w="3780" w:type="dxa"/>
          </w:tcPr>
          <w:p w14:paraId="3CA0259A" w14:textId="658E259F" w:rsidR="00881841" w:rsidRPr="00C719EE" w:rsidRDefault="00881841" w:rsidP="00881841">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BankTransactionCode</w:t>
            </w:r>
            <w:proofErr w:type="spellEnd"/>
          </w:p>
        </w:tc>
        <w:tc>
          <w:tcPr>
            <w:tcW w:w="1530" w:type="dxa"/>
          </w:tcPr>
          <w:p w14:paraId="66CF586A" w14:textId="2B20414C" w:rsidR="00881841" w:rsidRPr="00D86C65" w:rsidRDefault="00881841" w:rsidP="00881841">
            <w:pPr>
              <w:cnfStyle w:val="000000000000" w:firstRow="0" w:lastRow="0" w:firstColumn="0" w:lastColumn="0" w:oddVBand="0" w:evenVBand="0" w:oddHBand="0" w:evenHBand="0" w:firstRowFirstColumn="0" w:firstRowLastColumn="0" w:lastRowFirstColumn="0" w:lastRowLastColumn="0"/>
              <w:rPr>
                <w:rFonts w:cs="Arial"/>
                <w:bCs/>
                <w:color w:val="000000"/>
                <w:sz w:val="18"/>
                <w:szCs w:val="18"/>
                <w:lang w:eastAsia="en-US"/>
              </w:rPr>
            </w:pPr>
            <w:r w:rsidRPr="00D86C65">
              <w:rPr>
                <w:rFonts w:cs="Arial"/>
                <w:bCs/>
                <w:color w:val="000000"/>
                <w:sz w:val="18"/>
                <w:szCs w:val="18"/>
                <w:lang w:eastAsia="en-US"/>
              </w:rPr>
              <w:t>(20)</w:t>
            </w:r>
          </w:p>
        </w:tc>
        <w:tc>
          <w:tcPr>
            <w:tcW w:w="1800" w:type="dxa"/>
          </w:tcPr>
          <w:p w14:paraId="4D9B7C4A" w14:textId="6A27B52A" w:rsidR="00881841" w:rsidRPr="00870162" w:rsidRDefault="00881841" w:rsidP="00881841">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990" w:type="dxa"/>
          </w:tcPr>
          <w:p w14:paraId="60FC0D6E" w14:textId="6751D646" w:rsidR="00881841" w:rsidRPr="00870162" w:rsidRDefault="00881841" w:rsidP="0088184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720" w:type="dxa"/>
          </w:tcPr>
          <w:p w14:paraId="409C1A0A" w14:textId="1042A21C" w:rsidR="00881841" w:rsidRPr="00870162" w:rsidRDefault="00881841" w:rsidP="00881841">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1170" w:type="dxa"/>
          </w:tcPr>
          <w:p w14:paraId="3F9FCCBF" w14:textId="7B4B3BD0" w:rsidR="00881841" w:rsidRPr="00870162" w:rsidRDefault="00881841" w:rsidP="00881841">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r>
      <w:tr w:rsidR="0078533E" w:rsidRPr="001C5F4E" w14:paraId="41A99B26" w14:textId="77777777" w:rsidTr="003F02D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4277AC05" w14:textId="77777777" w:rsidR="0078533E" w:rsidRPr="00870162" w:rsidRDefault="0078533E" w:rsidP="0078533E">
            <w:pPr>
              <w:jc w:val="center"/>
              <w:rPr>
                <w:rFonts w:cs="Arial"/>
                <w:color w:val="000000"/>
                <w:sz w:val="18"/>
                <w:szCs w:val="18"/>
                <w:lang w:eastAsia="en-US"/>
              </w:rPr>
            </w:pPr>
            <w:r w:rsidRPr="00870162">
              <w:rPr>
                <w:rFonts w:cs="Arial"/>
                <w:color w:val="000000"/>
                <w:sz w:val="18"/>
                <w:szCs w:val="18"/>
                <w:lang w:eastAsia="en-US"/>
              </w:rPr>
              <w:t>15</w:t>
            </w:r>
          </w:p>
        </w:tc>
        <w:tc>
          <w:tcPr>
            <w:tcW w:w="3780" w:type="dxa"/>
          </w:tcPr>
          <w:p w14:paraId="040F1090" w14:textId="33EC3B7E" w:rsidR="0078533E" w:rsidRPr="00C719EE" w:rsidRDefault="0078533E" w:rsidP="0078533E">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EmailAddress</w:t>
            </w:r>
            <w:proofErr w:type="spellEnd"/>
          </w:p>
        </w:tc>
        <w:tc>
          <w:tcPr>
            <w:tcW w:w="1530" w:type="dxa"/>
          </w:tcPr>
          <w:p w14:paraId="50FB287F" w14:textId="5E580A37" w:rsidR="0078533E" w:rsidRPr="00D86C65" w:rsidRDefault="0078533E" w:rsidP="0078533E">
            <w:pPr>
              <w:cnfStyle w:val="000000100000" w:firstRow="0" w:lastRow="0" w:firstColumn="0" w:lastColumn="0" w:oddVBand="0" w:evenVBand="0" w:oddHBand="1" w:evenHBand="0" w:firstRowFirstColumn="0" w:firstRowLastColumn="0" w:lastRowFirstColumn="0" w:lastRowLastColumn="0"/>
              <w:rPr>
                <w:rFonts w:cs="Arial"/>
                <w:bCs/>
                <w:color w:val="000000"/>
                <w:sz w:val="18"/>
                <w:szCs w:val="18"/>
                <w:lang w:eastAsia="en-US"/>
              </w:rPr>
            </w:pPr>
            <w:r w:rsidRPr="00D86C65">
              <w:rPr>
                <w:rFonts w:cs="Arial"/>
                <w:bCs/>
                <w:color w:val="000000"/>
                <w:sz w:val="18"/>
                <w:szCs w:val="18"/>
                <w:lang w:eastAsia="en-US"/>
              </w:rPr>
              <w:t>(16)</w:t>
            </w:r>
          </w:p>
        </w:tc>
        <w:tc>
          <w:tcPr>
            <w:tcW w:w="1800" w:type="dxa"/>
          </w:tcPr>
          <w:p w14:paraId="4E4D7537" w14:textId="43967323" w:rsidR="0078533E" w:rsidRPr="00870162" w:rsidRDefault="0078533E" w:rsidP="0078533E">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990" w:type="dxa"/>
          </w:tcPr>
          <w:p w14:paraId="0C969A19" w14:textId="0CE9844B" w:rsidR="0078533E" w:rsidRPr="00870162" w:rsidRDefault="0078533E" w:rsidP="0078533E">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08A25FC4" w14:textId="06CB231A" w:rsidR="0078533E" w:rsidRPr="00870162" w:rsidRDefault="0078533E" w:rsidP="0078533E">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256</w:t>
            </w:r>
          </w:p>
        </w:tc>
        <w:tc>
          <w:tcPr>
            <w:tcW w:w="1170" w:type="dxa"/>
          </w:tcPr>
          <w:p w14:paraId="58409BE6" w14:textId="66C0B04E" w:rsidR="0078533E" w:rsidRPr="00870162" w:rsidRDefault="0078533E" w:rsidP="0078533E">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r>
      <w:tr w:rsidR="0078533E" w:rsidRPr="001C5F4E" w14:paraId="47CADEA1" w14:textId="77777777" w:rsidTr="003F02D0">
        <w:trPr>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22B1DD6B" w14:textId="77777777" w:rsidR="0078533E" w:rsidRPr="00870162" w:rsidRDefault="0078533E" w:rsidP="0078533E">
            <w:pPr>
              <w:jc w:val="center"/>
              <w:rPr>
                <w:rFonts w:cs="Arial"/>
                <w:color w:val="000000"/>
                <w:sz w:val="18"/>
                <w:szCs w:val="18"/>
                <w:lang w:eastAsia="en-US"/>
              </w:rPr>
            </w:pPr>
            <w:r w:rsidRPr="00870162">
              <w:rPr>
                <w:rFonts w:cs="Arial"/>
                <w:color w:val="000000"/>
                <w:sz w:val="18"/>
                <w:szCs w:val="18"/>
                <w:lang w:eastAsia="en-US"/>
              </w:rPr>
              <w:t>16</w:t>
            </w:r>
          </w:p>
        </w:tc>
        <w:tc>
          <w:tcPr>
            <w:tcW w:w="3780" w:type="dxa"/>
          </w:tcPr>
          <w:p w14:paraId="1C8818D5" w14:textId="1CA154A2" w:rsidR="0078533E" w:rsidRPr="00C719EE" w:rsidRDefault="0078533E" w:rsidP="0078533E">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HoldCode</w:t>
            </w:r>
            <w:proofErr w:type="spellEnd"/>
          </w:p>
        </w:tc>
        <w:tc>
          <w:tcPr>
            <w:tcW w:w="1530" w:type="dxa"/>
          </w:tcPr>
          <w:p w14:paraId="627E0053" w14:textId="52F5FA5C" w:rsidR="0078533E" w:rsidRPr="00D86C65" w:rsidRDefault="0078533E" w:rsidP="0078533E">
            <w:pPr>
              <w:cnfStyle w:val="000000000000" w:firstRow="0" w:lastRow="0" w:firstColumn="0" w:lastColumn="0" w:oddVBand="0" w:evenVBand="0" w:oddHBand="0" w:evenHBand="0" w:firstRowFirstColumn="0" w:firstRowLastColumn="0" w:lastRowFirstColumn="0" w:lastRowLastColumn="0"/>
              <w:rPr>
                <w:rFonts w:cs="Arial"/>
                <w:bCs/>
                <w:color w:val="000000"/>
                <w:sz w:val="18"/>
                <w:szCs w:val="18"/>
                <w:lang w:eastAsia="en-US"/>
              </w:rPr>
            </w:pPr>
            <w:r w:rsidRPr="00D86C65">
              <w:rPr>
                <w:rFonts w:cs="Arial"/>
                <w:bCs/>
                <w:color w:val="000000"/>
                <w:sz w:val="18"/>
                <w:szCs w:val="18"/>
                <w:lang w:eastAsia="en-US"/>
              </w:rPr>
              <w:t>(21)</w:t>
            </w:r>
          </w:p>
        </w:tc>
        <w:tc>
          <w:tcPr>
            <w:tcW w:w="1800" w:type="dxa"/>
          </w:tcPr>
          <w:p w14:paraId="6E903812" w14:textId="536DF58C" w:rsidR="0078533E" w:rsidRPr="00870162" w:rsidRDefault="0078533E" w:rsidP="0078533E">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990" w:type="dxa"/>
          </w:tcPr>
          <w:p w14:paraId="2DC40619" w14:textId="304A2121" w:rsidR="0078533E" w:rsidRPr="00870162" w:rsidRDefault="0078533E" w:rsidP="0078533E">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720" w:type="dxa"/>
          </w:tcPr>
          <w:p w14:paraId="542AB4CA" w14:textId="00AE0D8A" w:rsidR="0078533E" w:rsidRPr="00870162" w:rsidRDefault="0078533E" w:rsidP="0078533E">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1170" w:type="dxa"/>
          </w:tcPr>
          <w:p w14:paraId="05667CB5" w14:textId="5329ABBB" w:rsidR="0078533E" w:rsidRPr="00870162" w:rsidRDefault="0078533E" w:rsidP="0078533E">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r>
      <w:tr w:rsidR="0078533E" w:rsidRPr="001C5F4E" w14:paraId="5F2B12FC" w14:textId="77777777" w:rsidTr="003F02D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4CCBAD24" w14:textId="77777777" w:rsidR="0078533E" w:rsidRPr="00870162" w:rsidRDefault="0078533E" w:rsidP="0078533E">
            <w:pPr>
              <w:jc w:val="center"/>
              <w:rPr>
                <w:rFonts w:cs="Arial"/>
                <w:color w:val="000000"/>
                <w:sz w:val="18"/>
                <w:szCs w:val="18"/>
                <w:lang w:eastAsia="en-US"/>
              </w:rPr>
            </w:pPr>
            <w:r w:rsidRPr="00870162">
              <w:rPr>
                <w:rFonts w:cs="Arial"/>
                <w:color w:val="000000"/>
                <w:sz w:val="18"/>
                <w:szCs w:val="18"/>
                <w:lang w:eastAsia="en-US"/>
              </w:rPr>
              <w:t>17</w:t>
            </w:r>
          </w:p>
        </w:tc>
        <w:tc>
          <w:tcPr>
            <w:tcW w:w="3780" w:type="dxa"/>
          </w:tcPr>
          <w:p w14:paraId="3CBE1213" w14:textId="41CC7A3C" w:rsidR="0078533E" w:rsidRPr="00C719EE" w:rsidRDefault="0078533E" w:rsidP="0078533E">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PostalAddress.Country</w:t>
            </w:r>
            <w:proofErr w:type="spellEnd"/>
          </w:p>
        </w:tc>
        <w:tc>
          <w:tcPr>
            <w:tcW w:w="1530" w:type="dxa"/>
          </w:tcPr>
          <w:p w14:paraId="62C82E21" w14:textId="5545E7C4" w:rsidR="0078533E" w:rsidRPr="00806573" w:rsidRDefault="0078533E" w:rsidP="0078533E">
            <w:pPr>
              <w:cnfStyle w:val="000000100000" w:firstRow="0" w:lastRow="0" w:firstColumn="0" w:lastColumn="0" w:oddVBand="0" w:evenVBand="0" w:oddHBand="1" w:evenHBand="0" w:firstRowFirstColumn="0" w:firstRowLastColumn="0" w:lastRowFirstColumn="0" w:lastRowLastColumn="0"/>
              <w:rPr>
                <w:rFonts w:cs="Arial"/>
                <w:bCs/>
                <w:color w:val="000000"/>
                <w:sz w:val="18"/>
                <w:szCs w:val="18"/>
                <w:lang w:eastAsia="en-US"/>
              </w:rPr>
            </w:pPr>
            <w:r w:rsidRPr="00806573">
              <w:rPr>
                <w:rFonts w:cs="Arial"/>
                <w:bCs/>
                <w:color w:val="000000"/>
                <w:sz w:val="18"/>
                <w:szCs w:val="18"/>
                <w:lang w:eastAsia="en-US"/>
              </w:rPr>
              <w:t>(12)</w:t>
            </w:r>
          </w:p>
        </w:tc>
        <w:tc>
          <w:tcPr>
            <w:tcW w:w="1800" w:type="dxa"/>
          </w:tcPr>
          <w:p w14:paraId="2903C3C6" w14:textId="277EFDB4" w:rsidR="0078533E" w:rsidRPr="00870162" w:rsidRDefault="0078533E" w:rsidP="0078533E">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If blank, default to US</w:t>
            </w:r>
          </w:p>
        </w:tc>
        <w:tc>
          <w:tcPr>
            <w:tcW w:w="990" w:type="dxa"/>
          </w:tcPr>
          <w:p w14:paraId="107A4ADD" w14:textId="463F32DC" w:rsidR="0078533E" w:rsidRPr="00870162" w:rsidRDefault="0078533E" w:rsidP="0078533E">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720" w:type="dxa"/>
          </w:tcPr>
          <w:p w14:paraId="3E96C226" w14:textId="7E7E16D7" w:rsidR="0078533E" w:rsidRPr="00870162" w:rsidRDefault="0078533E" w:rsidP="0078533E">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1170" w:type="dxa"/>
          </w:tcPr>
          <w:p w14:paraId="38A2F8AF" w14:textId="797595C7" w:rsidR="0078533E" w:rsidRPr="00870162" w:rsidRDefault="0078533E" w:rsidP="0078533E">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8477BE" w:rsidRPr="001C5F4E" w14:paraId="2CEDDEF0" w14:textId="77777777" w:rsidTr="003F02D0">
        <w:trPr>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12843D58" w14:textId="77777777" w:rsidR="008477BE" w:rsidRPr="00870162" w:rsidRDefault="008477BE" w:rsidP="008477BE">
            <w:pPr>
              <w:jc w:val="center"/>
              <w:rPr>
                <w:rFonts w:cs="Arial"/>
                <w:color w:val="000000"/>
                <w:sz w:val="18"/>
                <w:szCs w:val="18"/>
                <w:lang w:eastAsia="en-US"/>
              </w:rPr>
            </w:pPr>
            <w:r w:rsidRPr="00870162">
              <w:rPr>
                <w:rFonts w:cs="Arial"/>
                <w:color w:val="000000"/>
                <w:sz w:val="18"/>
                <w:szCs w:val="18"/>
                <w:lang w:eastAsia="en-US"/>
              </w:rPr>
              <w:t>18</w:t>
            </w:r>
          </w:p>
        </w:tc>
        <w:tc>
          <w:tcPr>
            <w:tcW w:w="3780" w:type="dxa"/>
          </w:tcPr>
          <w:p w14:paraId="76320CBE" w14:textId="6CC74750" w:rsidR="008477BE" w:rsidRPr="00C719EE" w:rsidRDefault="008477BE" w:rsidP="008477BE">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gramStart"/>
            <w:r w:rsidRPr="00C719EE">
              <w:rPr>
                <w:rFonts w:cs="Arial"/>
                <w:sz w:val="18"/>
                <w:szCs w:val="18"/>
                <w:lang w:eastAsia="en-US"/>
              </w:rPr>
              <w:t>PostalAddress.DeliveryAddress.AddressLine</w:t>
            </w:r>
            <w:proofErr w:type="gramEnd"/>
            <w:r w:rsidRPr="00C719EE">
              <w:rPr>
                <w:rFonts w:cs="Arial"/>
                <w:sz w:val="18"/>
                <w:szCs w:val="18"/>
                <w:lang w:eastAsia="en-US"/>
              </w:rPr>
              <w:t>1</w:t>
            </w:r>
          </w:p>
        </w:tc>
        <w:tc>
          <w:tcPr>
            <w:tcW w:w="1530" w:type="dxa"/>
          </w:tcPr>
          <w:p w14:paraId="791FC291" w14:textId="27E20E7E" w:rsidR="008477BE" w:rsidRPr="00A21AE6" w:rsidRDefault="008477BE" w:rsidP="008477BE">
            <w:pPr>
              <w:cnfStyle w:val="000000000000" w:firstRow="0" w:lastRow="0" w:firstColumn="0" w:lastColumn="0" w:oddVBand="0" w:evenVBand="0" w:oddHBand="0" w:evenHBand="0" w:firstRowFirstColumn="0" w:firstRowLastColumn="0" w:lastRowFirstColumn="0" w:lastRowLastColumn="0"/>
              <w:rPr>
                <w:rFonts w:cs="Arial"/>
                <w:bCs/>
                <w:color w:val="000000"/>
                <w:sz w:val="18"/>
                <w:szCs w:val="18"/>
                <w:lang w:eastAsia="en-US"/>
              </w:rPr>
            </w:pPr>
            <w:r w:rsidRPr="00A21AE6">
              <w:rPr>
                <w:rFonts w:cs="Arial"/>
                <w:bCs/>
                <w:color w:val="000000"/>
                <w:sz w:val="18"/>
                <w:szCs w:val="18"/>
                <w:lang w:eastAsia="en-US"/>
              </w:rPr>
              <w:t>(6)</w:t>
            </w:r>
          </w:p>
        </w:tc>
        <w:tc>
          <w:tcPr>
            <w:tcW w:w="1800" w:type="dxa"/>
          </w:tcPr>
          <w:p w14:paraId="52782418" w14:textId="3D57DB09" w:rsidR="008477BE" w:rsidRPr="00870162" w:rsidRDefault="008477BE" w:rsidP="008477BE">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990" w:type="dxa"/>
          </w:tcPr>
          <w:p w14:paraId="660D8A74" w14:textId="769DCFE2" w:rsidR="008477BE" w:rsidRPr="00870162" w:rsidRDefault="008477BE" w:rsidP="008477BE">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308566E6" w14:textId="0504A18E" w:rsidR="008477BE" w:rsidRPr="00870162" w:rsidRDefault="008477BE" w:rsidP="008477BE">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40</w:t>
            </w:r>
          </w:p>
        </w:tc>
        <w:tc>
          <w:tcPr>
            <w:tcW w:w="1170" w:type="dxa"/>
          </w:tcPr>
          <w:p w14:paraId="08C94878" w14:textId="0B32CB04" w:rsidR="008477BE" w:rsidRPr="00870162" w:rsidRDefault="008477BE" w:rsidP="008477BE">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01655F" w:rsidRPr="001C5F4E" w14:paraId="321618DE" w14:textId="77777777" w:rsidTr="003F02D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3C8E71A2" w14:textId="77777777" w:rsidR="0001655F" w:rsidRPr="00870162" w:rsidRDefault="0001655F" w:rsidP="0001655F">
            <w:pPr>
              <w:jc w:val="center"/>
              <w:rPr>
                <w:rFonts w:cs="Arial"/>
                <w:color w:val="000000"/>
                <w:sz w:val="18"/>
                <w:szCs w:val="18"/>
                <w:lang w:eastAsia="en-US"/>
              </w:rPr>
            </w:pPr>
            <w:r w:rsidRPr="00870162">
              <w:rPr>
                <w:rFonts w:cs="Arial"/>
                <w:color w:val="000000"/>
                <w:sz w:val="18"/>
                <w:szCs w:val="18"/>
                <w:lang w:eastAsia="en-US"/>
              </w:rPr>
              <w:t>19</w:t>
            </w:r>
          </w:p>
        </w:tc>
        <w:tc>
          <w:tcPr>
            <w:tcW w:w="3780" w:type="dxa"/>
          </w:tcPr>
          <w:p w14:paraId="3FAA2287" w14:textId="6586E7F6" w:rsidR="0001655F" w:rsidRPr="00C719EE" w:rsidRDefault="0001655F" w:rsidP="0001655F">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gramStart"/>
            <w:r w:rsidRPr="00C719EE">
              <w:rPr>
                <w:rFonts w:cs="Arial"/>
                <w:sz w:val="18"/>
                <w:szCs w:val="18"/>
                <w:lang w:eastAsia="en-US"/>
              </w:rPr>
              <w:t>PostalAddress.DeliveryAddress.AddressLine</w:t>
            </w:r>
            <w:proofErr w:type="gramEnd"/>
            <w:r w:rsidRPr="00C719EE">
              <w:rPr>
                <w:rFonts w:cs="Arial"/>
                <w:sz w:val="18"/>
                <w:szCs w:val="18"/>
                <w:lang w:eastAsia="en-US"/>
              </w:rPr>
              <w:t>2</w:t>
            </w:r>
          </w:p>
        </w:tc>
        <w:tc>
          <w:tcPr>
            <w:tcW w:w="1530" w:type="dxa"/>
          </w:tcPr>
          <w:p w14:paraId="7CFB643D" w14:textId="2B5545EF" w:rsidR="0001655F" w:rsidRPr="00A21AE6" w:rsidRDefault="0001655F" w:rsidP="0001655F">
            <w:pPr>
              <w:cnfStyle w:val="000000100000" w:firstRow="0" w:lastRow="0" w:firstColumn="0" w:lastColumn="0" w:oddVBand="0" w:evenVBand="0" w:oddHBand="1" w:evenHBand="0" w:firstRowFirstColumn="0" w:firstRowLastColumn="0" w:lastRowFirstColumn="0" w:lastRowLastColumn="0"/>
              <w:rPr>
                <w:rFonts w:cs="Arial"/>
                <w:bCs/>
                <w:color w:val="000000"/>
                <w:sz w:val="18"/>
                <w:szCs w:val="18"/>
                <w:lang w:eastAsia="en-US"/>
              </w:rPr>
            </w:pPr>
            <w:r w:rsidRPr="00A21AE6">
              <w:rPr>
                <w:rFonts w:cs="Arial"/>
                <w:bCs/>
                <w:color w:val="000000"/>
                <w:sz w:val="18"/>
                <w:szCs w:val="18"/>
                <w:lang w:eastAsia="en-US"/>
              </w:rPr>
              <w:t>(7)</w:t>
            </w:r>
          </w:p>
        </w:tc>
        <w:tc>
          <w:tcPr>
            <w:tcW w:w="1800" w:type="dxa"/>
          </w:tcPr>
          <w:p w14:paraId="5DA87938" w14:textId="4D19E5A8" w:rsidR="0001655F" w:rsidRPr="00870162" w:rsidRDefault="0001655F" w:rsidP="0001655F">
            <w:pPr>
              <w:cnfStyle w:val="000000100000" w:firstRow="0" w:lastRow="0" w:firstColumn="0" w:lastColumn="0" w:oddVBand="0" w:evenVBand="0" w:oddHBand="1" w:evenHBand="0" w:firstRowFirstColumn="0" w:firstRowLastColumn="0" w:lastRowFirstColumn="0" w:lastRowLastColumn="0"/>
              <w:rPr>
                <w:rFonts w:cs="Arial"/>
                <w:b/>
                <w:bCs/>
                <w:color w:val="FF0000"/>
                <w:sz w:val="18"/>
                <w:szCs w:val="18"/>
                <w:lang w:eastAsia="en-US"/>
              </w:rPr>
            </w:pPr>
          </w:p>
        </w:tc>
        <w:tc>
          <w:tcPr>
            <w:tcW w:w="990" w:type="dxa"/>
          </w:tcPr>
          <w:p w14:paraId="233F4CCF" w14:textId="4B5171BC" w:rsidR="0001655F" w:rsidRPr="00870162" w:rsidRDefault="0001655F" w:rsidP="0001655F">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4E727784" w14:textId="0E851503" w:rsidR="0001655F" w:rsidRPr="00870162" w:rsidRDefault="0001655F" w:rsidP="0001655F">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40</w:t>
            </w:r>
          </w:p>
        </w:tc>
        <w:tc>
          <w:tcPr>
            <w:tcW w:w="1170" w:type="dxa"/>
          </w:tcPr>
          <w:p w14:paraId="185FE663" w14:textId="2CEB96D4" w:rsidR="0001655F" w:rsidRPr="00870162" w:rsidRDefault="0001655F" w:rsidP="0001655F">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r>
      <w:tr w:rsidR="0001655F" w:rsidRPr="001C5F4E" w14:paraId="3C8348CC" w14:textId="77777777" w:rsidTr="003F02D0">
        <w:trPr>
          <w:trHeight w:val="1068"/>
        </w:trPr>
        <w:tc>
          <w:tcPr>
            <w:cnfStyle w:val="001000000000" w:firstRow="0" w:lastRow="0" w:firstColumn="1" w:lastColumn="0" w:oddVBand="0" w:evenVBand="0" w:oddHBand="0" w:evenHBand="0" w:firstRowFirstColumn="0" w:firstRowLastColumn="0" w:lastRowFirstColumn="0" w:lastRowLastColumn="0"/>
            <w:tcW w:w="540" w:type="dxa"/>
            <w:hideMark/>
          </w:tcPr>
          <w:p w14:paraId="14C4B945" w14:textId="77777777" w:rsidR="0001655F" w:rsidRPr="00870162" w:rsidRDefault="0001655F" w:rsidP="0001655F">
            <w:pPr>
              <w:jc w:val="center"/>
              <w:rPr>
                <w:rFonts w:cs="Arial"/>
                <w:color w:val="000000"/>
                <w:sz w:val="18"/>
                <w:szCs w:val="18"/>
                <w:lang w:eastAsia="en-US"/>
              </w:rPr>
            </w:pPr>
            <w:r w:rsidRPr="00870162">
              <w:rPr>
                <w:rFonts w:cs="Arial"/>
                <w:color w:val="000000"/>
                <w:sz w:val="18"/>
                <w:szCs w:val="18"/>
                <w:lang w:eastAsia="en-US"/>
              </w:rPr>
              <w:t>20</w:t>
            </w:r>
          </w:p>
        </w:tc>
        <w:tc>
          <w:tcPr>
            <w:tcW w:w="3780" w:type="dxa"/>
          </w:tcPr>
          <w:p w14:paraId="5A043D85" w14:textId="3B2EF2BB" w:rsidR="0001655F" w:rsidRPr="00C719EE" w:rsidRDefault="0001655F" w:rsidP="0001655F">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gramStart"/>
            <w:r w:rsidRPr="00C719EE">
              <w:rPr>
                <w:rFonts w:cs="Arial"/>
                <w:sz w:val="18"/>
                <w:szCs w:val="18"/>
                <w:lang w:eastAsia="en-US"/>
              </w:rPr>
              <w:t>PostalAddress.DeliveryAddress.AddressLine</w:t>
            </w:r>
            <w:proofErr w:type="gramEnd"/>
            <w:r w:rsidRPr="00C719EE">
              <w:rPr>
                <w:rFonts w:cs="Arial"/>
                <w:sz w:val="18"/>
                <w:szCs w:val="18"/>
                <w:lang w:eastAsia="en-US"/>
              </w:rPr>
              <w:t>3</w:t>
            </w:r>
          </w:p>
        </w:tc>
        <w:tc>
          <w:tcPr>
            <w:tcW w:w="1530" w:type="dxa"/>
          </w:tcPr>
          <w:p w14:paraId="6FB8ECA8" w14:textId="77777777" w:rsidR="0001655F" w:rsidRPr="00870162" w:rsidRDefault="0001655F" w:rsidP="0001655F">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1800" w:type="dxa"/>
          </w:tcPr>
          <w:p w14:paraId="245BE4F7" w14:textId="2782C138" w:rsidR="0001655F" w:rsidRPr="00870162" w:rsidRDefault="0001655F" w:rsidP="0001655F">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Blank</w:t>
            </w:r>
          </w:p>
        </w:tc>
        <w:tc>
          <w:tcPr>
            <w:tcW w:w="990" w:type="dxa"/>
          </w:tcPr>
          <w:p w14:paraId="746B9BFD" w14:textId="1369371A" w:rsidR="0001655F" w:rsidRPr="00870162" w:rsidRDefault="0001655F" w:rsidP="0001655F">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720" w:type="dxa"/>
          </w:tcPr>
          <w:p w14:paraId="5F4C24F5" w14:textId="68BC1B1E" w:rsidR="0001655F" w:rsidRPr="00870162" w:rsidRDefault="0001655F" w:rsidP="0001655F">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1170" w:type="dxa"/>
          </w:tcPr>
          <w:p w14:paraId="0732A226" w14:textId="29EC4913" w:rsidR="0001655F" w:rsidRPr="00870162" w:rsidRDefault="0001655F" w:rsidP="0001655F">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r>
      <w:tr w:rsidR="0001655F" w:rsidRPr="001C5F4E" w14:paraId="76619ACA" w14:textId="77777777" w:rsidTr="003F02D0">
        <w:trPr>
          <w:cnfStyle w:val="000000100000" w:firstRow="0" w:lastRow="0" w:firstColumn="0" w:lastColumn="0" w:oddVBand="0" w:evenVBand="0" w:oddHBand="1" w:evenHBand="0" w:firstRowFirstColumn="0" w:firstRowLastColumn="0" w:lastRowFirstColumn="0" w:lastRowLastColumn="0"/>
          <w:trHeight w:val="1068"/>
        </w:trPr>
        <w:tc>
          <w:tcPr>
            <w:cnfStyle w:val="001000000000" w:firstRow="0" w:lastRow="0" w:firstColumn="1" w:lastColumn="0" w:oddVBand="0" w:evenVBand="0" w:oddHBand="0" w:evenHBand="0" w:firstRowFirstColumn="0" w:firstRowLastColumn="0" w:lastRowFirstColumn="0" w:lastRowLastColumn="0"/>
            <w:tcW w:w="540" w:type="dxa"/>
            <w:hideMark/>
          </w:tcPr>
          <w:p w14:paraId="138C8E68" w14:textId="77777777" w:rsidR="0001655F" w:rsidRPr="00870162" w:rsidRDefault="0001655F" w:rsidP="0001655F">
            <w:pPr>
              <w:jc w:val="center"/>
              <w:rPr>
                <w:rFonts w:cs="Arial"/>
                <w:color w:val="000000"/>
                <w:sz w:val="18"/>
                <w:szCs w:val="18"/>
                <w:lang w:eastAsia="en-US"/>
              </w:rPr>
            </w:pPr>
            <w:r w:rsidRPr="00870162">
              <w:rPr>
                <w:rFonts w:cs="Arial"/>
                <w:color w:val="000000"/>
                <w:sz w:val="18"/>
                <w:szCs w:val="18"/>
                <w:lang w:eastAsia="en-US"/>
              </w:rPr>
              <w:t>21</w:t>
            </w:r>
          </w:p>
        </w:tc>
        <w:tc>
          <w:tcPr>
            <w:tcW w:w="3780" w:type="dxa"/>
          </w:tcPr>
          <w:p w14:paraId="123FEC86" w14:textId="0749A55E" w:rsidR="0001655F" w:rsidRPr="00C719EE" w:rsidRDefault="0001655F" w:rsidP="0001655F">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gramStart"/>
            <w:r w:rsidRPr="00C719EE">
              <w:rPr>
                <w:rFonts w:cs="Arial"/>
                <w:sz w:val="18"/>
                <w:szCs w:val="18"/>
                <w:lang w:eastAsia="en-US"/>
              </w:rPr>
              <w:t>PostalAddress.DeliveryAddress.AddressLine</w:t>
            </w:r>
            <w:proofErr w:type="gramEnd"/>
            <w:r w:rsidRPr="00C719EE">
              <w:rPr>
                <w:rFonts w:cs="Arial"/>
                <w:sz w:val="18"/>
                <w:szCs w:val="18"/>
                <w:lang w:eastAsia="en-US"/>
              </w:rPr>
              <w:t>4</w:t>
            </w:r>
          </w:p>
        </w:tc>
        <w:tc>
          <w:tcPr>
            <w:tcW w:w="1530" w:type="dxa"/>
          </w:tcPr>
          <w:p w14:paraId="396181C2" w14:textId="77777777" w:rsidR="0001655F" w:rsidRPr="00870162" w:rsidRDefault="0001655F" w:rsidP="0001655F">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1800" w:type="dxa"/>
          </w:tcPr>
          <w:p w14:paraId="6CBBC857" w14:textId="336EACD7" w:rsidR="0001655F" w:rsidRPr="00870162" w:rsidRDefault="0001655F" w:rsidP="0001655F">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Blank</w:t>
            </w:r>
          </w:p>
        </w:tc>
        <w:tc>
          <w:tcPr>
            <w:tcW w:w="990" w:type="dxa"/>
          </w:tcPr>
          <w:p w14:paraId="7B019BC7" w14:textId="083E1ECD" w:rsidR="0001655F" w:rsidRPr="00870162" w:rsidRDefault="0001655F" w:rsidP="0001655F">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720" w:type="dxa"/>
          </w:tcPr>
          <w:p w14:paraId="07C209F9" w14:textId="251741A5" w:rsidR="0001655F" w:rsidRPr="00870162" w:rsidRDefault="0001655F" w:rsidP="0001655F">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1170" w:type="dxa"/>
          </w:tcPr>
          <w:p w14:paraId="3A053F7E" w14:textId="1F29E3DC" w:rsidR="0001655F" w:rsidRPr="00870162" w:rsidRDefault="0001655F" w:rsidP="0001655F">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r>
      <w:tr w:rsidR="00AC5C8A" w:rsidRPr="001C5F4E" w14:paraId="0ADE6DEE" w14:textId="77777777" w:rsidTr="003F02D0">
        <w:trPr>
          <w:trHeight w:val="1068"/>
        </w:trPr>
        <w:tc>
          <w:tcPr>
            <w:cnfStyle w:val="001000000000" w:firstRow="0" w:lastRow="0" w:firstColumn="1" w:lastColumn="0" w:oddVBand="0" w:evenVBand="0" w:oddHBand="0" w:evenHBand="0" w:firstRowFirstColumn="0" w:firstRowLastColumn="0" w:lastRowFirstColumn="0" w:lastRowLastColumn="0"/>
            <w:tcW w:w="540" w:type="dxa"/>
            <w:hideMark/>
          </w:tcPr>
          <w:p w14:paraId="197C254E" w14:textId="77777777" w:rsidR="00AC5C8A" w:rsidRPr="00870162" w:rsidRDefault="00AC5C8A" w:rsidP="00AC5C8A">
            <w:pPr>
              <w:jc w:val="center"/>
              <w:rPr>
                <w:rFonts w:cs="Arial"/>
                <w:color w:val="000000"/>
                <w:sz w:val="18"/>
                <w:szCs w:val="18"/>
                <w:lang w:eastAsia="en-US"/>
              </w:rPr>
            </w:pPr>
            <w:r w:rsidRPr="00870162">
              <w:rPr>
                <w:rFonts w:cs="Arial"/>
                <w:color w:val="000000"/>
                <w:sz w:val="18"/>
                <w:szCs w:val="18"/>
                <w:lang w:eastAsia="en-US"/>
              </w:rPr>
              <w:t>22</w:t>
            </w:r>
          </w:p>
        </w:tc>
        <w:tc>
          <w:tcPr>
            <w:tcW w:w="3780" w:type="dxa"/>
          </w:tcPr>
          <w:p w14:paraId="4AAFE6CB" w14:textId="09FDF6DE" w:rsidR="00AC5C8A" w:rsidRPr="00C719EE" w:rsidRDefault="00AC5C8A" w:rsidP="00AC5C8A">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PostalAddress.Municipality</w:t>
            </w:r>
            <w:proofErr w:type="spellEnd"/>
          </w:p>
        </w:tc>
        <w:tc>
          <w:tcPr>
            <w:tcW w:w="1530" w:type="dxa"/>
          </w:tcPr>
          <w:p w14:paraId="5935E232" w14:textId="29EB9EC4" w:rsidR="00AC5C8A" w:rsidRPr="00870162" w:rsidRDefault="00AC5C8A" w:rsidP="00AC5C8A">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(8)</w:t>
            </w:r>
          </w:p>
        </w:tc>
        <w:tc>
          <w:tcPr>
            <w:tcW w:w="1800" w:type="dxa"/>
          </w:tcPr>
          <w:p w14:paraId="033379F3" w14:textId="3AD3449E" w:rsidR="00AC5C8A" w:rsidRPr="00870162" w:rsidRDefault="00AC5C8A" w:rsidP="00AC5C8A">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990" w:type="dxa"/>
          </w:tcPr>
          <w:p w14:paraId="68DA1453" w14:textId="6A3EDF5F" w:rsidR="00AC5C8A" w:rsidRPr="00870162" w:rsidRDefault="00AC5C8A" w:rsidP="00AC5C8A">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114AA513" w14:textId="65D7FA79" w:rsidR="00AC5C8A" w:rsidRPr="00870162" w:rsidRDefault="00AC5C8A" w:rsidP="00AC5C8A">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58</w:t>
            </w:r>
          </w:p>
        </w:tc>
        <w:tc>
          <w:tcPr>
            <w:tcW w:w="1170" w:type="dxa"/>
          </w:tcPr>
          <w:p w14:paraId="77AB8A1D" w14:textId="6F30A346" w:rsidR="00AC5C8A" w:rsidRPr="00870162" w:rsidRDefault="00AC5C8A" w:rsidP="00AC5C8A">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3D7E4D" w:rsidRPr="001C5F4E" w14:paraId="442CEDDC" w14:textId="77777777" w:rsidTr="003F02D0">
        <w:trPr>
          <w:cnfStyle w:val="000000100000" w:firstRow="0" w:lastRow="0" w:firstColumn="0" w:lastColumn="0" w:oddVBand="0" w:evenVBand="0" w:oddHBand="1" w:evenHBand="0" w:firstRowFirstColumn="0" w:firstRowLastColumn="0" w:lastRowFirstColumn="0" w:lastRowLastColumn="0"/>
          <w:trHeight w:val="1068"/>
        </w:trPr>
        <w:tc>
          <w:tcPr>
            <w:cnfStyle w:val="001000000000" w:firstRow="0" w:lastRow="0" w:firstColumn="1" w:lastColumn="0" w:oddVBand="0" w:evenVBand="0" w:oddHBand="0" w:evenHBand="0" w:firstRowFirstColumn="0" w:firstRowLastColumn="0" w:lastRowFirstColumn="0" w:lastRowLastColumn="0"/>
            <w:tcW w:w="540" w:type="dxa"/>
            <w:hideMark/>
          </w:tcPr>
          <w:p w14:paraId="122BEC73" w14:textId="77777777" w:rsidR="003D7E4D" w:rsidRPr="00870162" w:rsidRDefault="003D7E4D" w:rsidP="003D7E4D">
            <w:pPr>
              <w:jc w:val="center"/>
              <w:rPr>
                <w:rFonts w:cs="Arial"/>
                <w:color w:val="000000"/>
                <w:sz w:val="18"/>
                <w:szCs w:val="18"/>
                <w:lang w:eastAsia="en-US"/>
              </w:rPr>
            </w:pPr>
            <w:r w:rsidRPr="00870162">
              <w:rPr>
                <w:rFonts w:cs="Arial"/>
                <w:color w:val="000000"/>
                <w:sz w:val="18"/>
                <w:szCs w:val="18"/>
                <w:lang w:eastAsia="en-US"/>
              </w:rPr>
              <w:t>23</w:t>
            </w:r>
          </w:p>
        </w:tc>
        <w:tc>
          <w:tcPr>
            <w:tcW w:w="3780" w:type="dxa"/>
          </w:tcPr>
          <w:p w14:paraId="3A1AB8F7" w14:textId="2EEA3C75" w:rsidR="003D7E4D" w:rsidRPr="00C719EE" w:rsidRDefault="003D7E4D" w:rsidP="003D7E4D">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PostalAddress.StateProvince</w:t>
            </w:r>
            <w:proofErr w:type="spellEnd"/>
          </w:p>
        </w:tc>
        <w:tc>
          <w:tcPr>
            <w:tcW w:w="1530" w:type="dxa"/>
          </w:tcPr>
          <w:p w14:paraId="2E36B69F" w14:textId="703237DE" w:rsidR="003D7E4D" w:rsidRPr="00870162" w:rsidRDefault="003D7E4D" w:rsidP="003D7E4D">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(10)</w:t>
            </w:r>
          </w:p>
        </w:tc>
        <w:tc>
          <w:tcPr>
            <w:tcW w:w="1800" w:type="dxa"/>
          </w:tcPr>
          <w:p w14:paraId="0408B1E8" w14:textId="750FB38A" w:rsidR="003D7E4D" w:rsidRPr="00870162" w:rsidRDefault="003D7E4D" w:rsidP="003D7E4D">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990" w:type="dxa"/>
          </w:tcPr>
          <w:p w14:paraId="5C9DB0F9" w14:textId="709ED283" w:rsidR="003D7E4D" w:rsidRPr="00870162" w:rsidRDefault="003D7E4D" w:rsidP="003D7E4D">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ALPHAUPPER</w:t>
            </w:r>
          </w:p>
        </w:tc>
        <w:tc>
          <w:tcPr>
            <w:tcW w:w="720" w:type="dxa"/>
          </w:tcPr>
          <w:p w14:paraId="289B3A4B" w14:textId="6E550F0A" w:rsidR="003D7E4D" w:rsidRPr="00870162" w:rsidRDefault="003D7E4D" w:rsidP="003D7E4D">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3</w:t>
            </w:r>
          </w:p>
        </w:tc>
        <w:tc>
          <w:tcPr>
            <w:tcW w:w="1170" w:type="dxa"/>
          </w:tcPr>
          <w:p w14:paraId="6618100F" w14:textId="4A75E42E" w:rsidR="003D7E4D" w:rsidRPr="00870162" w:rsidRDefault="003D7E4D" w:rsidP="003D7E4D">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2C058E" w:rsidRPr="001C5F4E" w14:paraId="11FCADA2" w14:textId="77777777" w:rsidTr="003F02D0">
        <w:trPr>
          <w:trHeight w:val="1068"/>
        </w:trPr>
        <w:tc>
          <w:tcPr>
            <w:cnfStyle w:val="001000000000" w:firstRow="0" w:lastRow="0" w:firstColumn="1" w:lastColumn="0" w:oddVBand="0" w:evenVBand="0" w:oddHBand="0" w:evenHBand="0" w:firstRowFirstColumn="0" w:firstRowLastColumn="0" w:lastRowFirstColumn="0" w:lastRowLastColumn="0"/>
            <w:tcW w:w="540" w:type="dxa"/>
            <w:hideMark/>
          </w:tcPr>
          <w:p w14:paraId="0AADE5AB" w14:textId="77777777" w:rsidR="002C058E" w:rsidRPr="00870162" w:rsidRDefault="002C058E" w:rsidP="002C058E">
            <w:pPr>
              <w:jc w:val="center"/>
              <w:rPr>
                <w:rFonts w:cs="Arial"/>
                <w:color w:val="000000"/>
                <w:sz w:val="18"/>
                <w:szCs w:val="18"/>
                <w:lang w:eastAsia="en-US"/>
              </w:rPr>
            </w:pPr>
            <w:r w:rsidRPr="00870162">
              <w:rPr>
                <w:rFonts w:cs="Arial"/>
                <w:color w:val="000000"/>
                <w:sz w:val="18"/>
                <w:szCs w:val="18"/>
                <w:lang w:eastAsia="en-US"/>
              </w:rPr>
              <w:t>24</w:t>
            </w:r>
          </w:p>
        </w:tc>
        <w:tc>
          <w:tcPr>
            <w:tcW w:w="3780" w:type="dxa"/>
          </w:tcPr>
          <w:p w14:paraId="4C50954E" w14:textId="37956DAE" w:rsidR="002C058E" w:rsidRPr="00C719EE" w:rsidRDefault="002C058E" w:rsidP="002C058E">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PostalAddress.PostalCode</w:t>
            </w:r>
            <w:proofErr w:type="spellEnd"/>
          </w:p>
        </w:tc>
        <w:tc>
          <w:tcPr>
            <w:tcW w:w="1530" w:type="dxa"/>
          </w:tcPr>
          <w:p w14:paraId="4A7CB66A" w14:textId="3DF2FA53" w:rsidR="002C058E" w:rsidRPr="00870162" w:rsidRDefault="002C058E" w:rsidP="002C058E">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(11)</w:t>
            </w:r>
          </w:p>
        </w:tc>
        <w:tc>
          <w:tcPr>
            <w:tcW w:w="1800" w:type="dxa"/>
          </w:tcPr>
          <w:p w14:paraId="2D6EDB9F" w14:textId="203D2F4F" w:rsidR="002C058E" w:rsidRPr="00870162" w:rsidRDefault="002C058E" w:rsidP="002C058E">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990" w:type="dxa"/>
          </w:tcPr>
          <w:p w14:paraId="10EC37CF" w14:textId="15CB6282" w:rsidR="002C058E" w:rsidRPr="00870162" w:rsidRDefault="002C058E" w:rsidP="002C058E">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5125B9E5" w14:textId="4A7C9957" w:rsidR="002C058E" w:rsidRPr="00870162" w:rsidRDefault="002C058E" w:rsidP="002C058E">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12</w:t>
            </w:r>
          </w:p>
        </w:tc>
        <w:tc>
          <w:tcPr>
            <w:tcW w:w="1170" w:type="dxa"/>
          </w:tcPr>
          <w:p w14:paraId="2F595AC9" w14:textId="0C3E3626" w:rsidR="002C058E" w:rsidRPr="00870162" w:rsidRDefault="002C058E" w:rsidP="002C058E">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816FA0" w:rsidRPr="001C5F4E" w14:paraId="7E050F4D" w14:textId="77777777" w:rsidTr="003F02D0">
        <w:trPr>
          <w:cnfStyle w:val="000000100000" w:firstRow="0" w:lastRow="0" w:firstColumn="0" w:lastColumn="0" w:oddVBand="0" w:evenVBand="0" w:oddHBand="1" w:evenHBand="0" w:firstRowFirstColumn="0" w:firstRowLastColumn="0" w:lastRowFirstColumn="0" w:lastRowLastColumn="0"/>
          <w:trHeight w:val="1068"/>
        </w:trPr>
        <w:tc>
          <w:tcPr>
            <w:cnfStyle w:val="001000000000" w:firstRow="0" w:lastRow="0" w:firstColumn="1" w:lastColumn="0" w:oddVBand="0" w:evenVBand="0" w:oddHBand="0" w:evenHBand="0" w:firstRowFirstColumn="0" w:firstRowLastColumn="0" w:lastRowFirstColumn="0" w:lastRowLastColumn="0"/>
            <w:tcW w:w="540" w:type="dxa"/>
            <w:hideMark/>
          </w:tcPr>
          <w:p w14:paraId="259DE6D0" w14:textId="77777777" w:rsidR="00816FA0" w:rsidRPr="00870162" w:rsidRDefault="00816FA0" w:rsidP="00816FA0">
            <w:pPr>
              <w:jc w:val="center"/>
              <w:rPr>
                <w:rFonts w:cs="Arial"/>
                <w:color w:val="000000"/>
                <w:sz w:val="18"/>
                <w:szCs w:val="18"/>
                <w:lang w:eastAsia="en-US"/>
              </w:rPr>
            </w:pPr>
            <w:r w:rsidRPr="00870162">
              <w:rPr>
                <w:rFonts w:cs="Arial"/>
                <w:color w:val="000000"/>
                <w:sz w:val="18"/>
                <w:szCs w:val="18"/>
                <w:lang w:eastAsia="en-US"/>
              </w:rPr>
              <w:t>25</w:t>
            </w:r>
          </w:p>
        </w:tc>
        <w:tc>
          <w:tcPr>
            <w:tcW w:w="3780" w:type="dxa"/>
          </w:tcPr>
          <w:p w14:paraId="35AC6D90" w14:textId="5E95D4FF" w:rsidR="00816FA0" w:rsidRPr="00C719EE" w:rsidRDefault="00816FA0" w:rsidP="00816FA0">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PostalAddress.County</w:t>
            </w:r>
            <w:proofErr w:type="spellEnd"/>
          </w:p>
        </w:tc>
        <w:tc>
          <w:tcPr>
            <w:tcW w:w="1530" w:type="dxa"/>
          </w:tcPr>
          <w:p w14:paraId="32F40967" w14:textId="5C131B7F" w:rsidR="00816FA0" w:rsidRPr="00870162" w:rsidRDefault="00816FA0" w:rsidP="00816FA0">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(9)</w:t>
            </w:r>
          </w:p>
        </w:tc>
        <w:tc>
          <w:tcPr>
            <w:tcW w:w="1800" w:type="dxa"/>
          </w:tcPr>
          <w:p w14:paraId="571970F5" w14:textId="2F1AE58C" w:rsidR="00816FA0" w:rsidRPr="00870162" w:rsidRDefault="00816FA0" w:rsidP="00816FA0">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990" w:type="dxa"/>
          </w:tcPr>
          <w:p w14:paraId="060F5E38" w14:textId="116DC310" w:rsidR="00816FA0" w:rsidRPr="00870162" w:rsidRDefault="00816FA0" w:rsidP="00816FA0">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169E3D73" w14:textId="79FF68CF" w:rsidR="00816FA0" w:rsidRPr="00870162" w:rsidRDefault="006639D9" w:rsidP="00816FA0">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30</w:t>
            </w:r>
          </w:p>
        </w:tc>
        <w:tc>
          <w:tcPr>
            <w:tcW w:w="1170" w:type="dxa"/>
          </w:tcPr>
          <w:p w14:paraId="4FA8139B" w14:textId="0B18B2F1" w:rsidR="00816FA0" w:rsidRPr="00870162" w:rsidRDefault="00816FA0" w:rsidP="00816FA0">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441FEB" w:rsidRPr="001C5F4E" w14:paraId="04353AD9" w14:textId="77777777" w:rsidTr="003F02D0">
        <w:trPr>
          <w:trHeight w:val="288"/>
        </w:trPr>
        <w:tc>
          <w:tcPr>
            <w:cnfStyle w:val="001000000000" w:firstRow="0" w:lastRow="0" w:firstColumn="1" w:lastColumn="0" w:oddVBand="0" w:evenVBand="0" w:oddHBand="0" w:evenHBand="0" w:firstRowFirstColumn="0" w:firstRowLastColumn="0" w:lastRowFirstColumn="0" w:lastRowLastColumn="0"/>
            <w:tcW w:w="540" w:type="dxa"/>
          </w:tcPr>
          <w:p w14:paraId="60985BB4" w14:textId="50FAD279" w:rsidR="00441FEB" w:rsidRPr="00870162" w:rsidRDefault="00441FEB" w:rsidP="00441FEB">
            <w:pPr>
              <w:jc w:val="center"/>
              <w:rPr>
                <w:rFonts w:cs="Arial"/>
                <w:color w:val="000000"/>
                <w:sz w:val="18"/>
                <w:szCs w:val="18"/>
                <w:lang w:eastAsia="en-US"/>
              </w:rPr>
            </w:pPr>
            <w:r>
              <w:rPr>
                <w:rFonts w:cs="Arial"/>
                <w:color w:val="000000"/>
                <w:sz w:val="18"/>
                <w:szCs w:val="18"/>
                <w:lang w:eastAsia="en-US"/>
              </w:rPr>
              <w:t>26</w:t>
            </w:r>
          </w:p>
        </w:tc>
        <w:tc>
          <w:tcPr>
            <w:tcW w:w="3780" w:type="dxa"/>
          </w:tcPr>
          <w:p w14:paraId="5002F722" w14:textId="721FD572" w:rsidR="00441FEB" w:rsidRPr="00870162" w:rsidRDefault="00441FEB" w:rsidP="00441FEB">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roofErr w:type="spellStart"/>
            <w:r w:rsidRPr="00B80E76">
              <w:rPr>
                <w:rFonts w:cs="Arial"/>
                <w:color w:val="000000"/>
                <w:sz w:val="18"/>
                <w:szCs w:val="18"/>
                <w:lang w:eastAsia="en-US"/>
              </w:rPr>
              <w:t>AHVendorServiceType</w:t>
            </w:r>
            <w:proofErr w:type="spellEnd"/>
          </w:p>
        </w:tc>
        <w:tc>
          <w:tcPr>
            <w:tcW w:w="1530" w:type="dxa"/>
          </w:tcPr>
          <w:p w14:paraId="1CCFBF07" w14:textId="3282653E" w:rsidR="00441FEB" w:rsidRPr="00870162" w:rsidRDefault="00441FEB" w:rsidP="00441FEB">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sidRPr="00870162">
              <w:rPr>
                <w:rFonts w:cs="Arial"/>
                <w:color w:val="000000"/>
                <w:sz w:val="18"/>
                <w:szCs w:val="18"/>
                <w:lang w:eastAsia="en-US"/>
              </w:rPr>
              <w:t> </w:t>
            </w:r>
            <w:r>
              <w:rPr>
                <w:rFonts w:cs="Arial"/>
                <w:color w:val="000000"/>
                <w:sz w:val="18"/>
                <w:szCs w:val="18"/>
                <w:lang w:eastAsia="en-US"/>
              </w:rPr>
              <w:t>(17)</w:t>
            </w:r>
          </w:p>
        </w:tc>
        <w:tc>
          <w:tcPr>
            <w:tcW w:w="1800" w:type="dxa"/>
          </w:tcPr>
          <w:p w14:paraId="68E023B1" w14:textId="3D4982F4" w:rsidR="00441FEB" w:rsidRPr="00870162" w:rsidRDefault="00441FEB" w:rsidP="00441FEB">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 xml:space="preserve">User Field in FSM both in </w:t>
            </w:r>
            <w:proofErr w:type="spellStart"/>
            <w:r>
              <w:rPr>
                <w:rFonts w:cs="Arial"/>
                <w:color w:val="000000"/>
                <w:sz w:val="18"/>
                <w:szCs w:val="18"/>
                <w:lang w:eastAsia="en-US"/>
              </w:rPr>
              <w:t>VendorImport</w:t>
            </w:r>
            <w:proofErr w:type="spellEnd"/>
            <w:r>
              <w:rPr>
                <w:rFonts w:cs="Arial"/>
                <w:color w:val="000000"/>
                <w:sz w:val="18"/>
                <w:szCs w:val="18"/>
                <w:lang w:eastAsia="en-US"/>
              </w:rPr>
              <w:t xml:space="preserve"> and Vendor Business class</w:t>
            </w:r>
          </w:p>
        </w:tc>
        <w:tc>
          <w:tcPr>
            <w:tcW w:w="990" w:type="dxa"/>
          </w:tcPr>
          <w:p w14:paraId="79C62752" w14:textId="5120CECA" w:rsidR="00441FEB" w:rsidRPr="00870162" w:rsidRDefault="00441FEB" w:rsidP="00441FEB">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ALPHAUPPER</w:t>
            </w:r>
          </w:p>
        </w:tc>
        <w:tc>
          <w:tcPr>
            <w:tcW w:w="720" w:type="dxa"/>
          </w:tcPr>
          <w:p w14:paraId="41DF75D1" w14:textId="0BC82C4F" w:rsidR="00441FEB" w:rsidRPr="00870162" w:rsidRDefault="00441FEB" w:rsidP="00441FEB">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30</w:t>
            </w:r>
          </w:p>
        </w:tc>
        <w:tc>
          <w:tcPr>
            <w:tcW w:w="1170" w:type="dxa"/>
          </w:tcPr>
          <w:p w14:paraId="34B7A4AC" w14:textId="77777777" w:rsidR="00441FEB" w:rsidRPr="00870162" w:rsidRDefault="00441FEB" w:rsidP="00441FEB">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r>
      <w:tr w:rsidR="003B155E" w:rsidRPr="001C5F4E" w14:paraId="7AC37B6D" w14:textId="77777777" w:rsidTr="003F02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40" w:type="dxa"/>
          </w:tcPr>
          <w:p w14:paraId="7A966BBB" w14:textId="374AFD95" w:rsidR="003B155E" w:rsidRDefault="003B155E" w:rsidP="003B155E">
            <w:pPr>
              <w:jc w:val="center"/>
              <w:rPr>
                <w:rFonts w:cs="Arial"/>
                <w:color w:val="000000"/>
                <w:sz w:val="18"/>
                <w:szCs w:val="18"/>
                <w:lang w:eastAsia="en-US"/>
              </w:rPr>
            </w:pPr>
            <w:r>
              <w:rPr>
                <w:rFonts w:cs="Arial"/>
                <w:color w:val="000000"/>
                <w:sz w:val="18"/>
                <w:szCs w:val="18"/>
                <w:lang w:eastAsia="en-US"/>
              </w:rPr>
              <w:t>27</w:t>
            </w:r>
          </w:p>
        </w:tc>
        <w:tc>
          <w:tcPr>
            <w:tcW w:w="3780" w:type="dxa"/>
          </w:tcPr>
          <w:p w14:paraId="77AFE92E" w14:textId="199B3D78" w:rsidR="003B155E" w:rsidRPr="00B80E76" w:rsidRDefault="003B155E" w:rsidP="003B155E">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roofErr w:type="spellStart"/>
            <w:r>
              <w:rPr>
                <w:rFonts w:cs="Arial"/>
                <w:color w:val="000000"/>
                <w:sz w:val="18"/>
                <w:szCs w:val="18"/>
                <w:lang w:eastAsia="en-US"/>
              </w:rPr>
              <w:t>VendorAccount</w:t>
            </w:r>
            <w:proofErr w:type="spellEnd"/>
          </w:p>
        </w:tc>
        <w:tc>
          <w:tcPr>
            <w:tcW w:w="1530" w:type="dxa"/>
          </w:tcPr>
          <w:p w14:paraId="32917A7B" w14:textId="16F38F76" w:rsidR="003B155E" w:rsidRPr="00870162" w:rsidRDefault="003B155E" w:rsidP="003B155E">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(18)</w:t>
            </w:r>
          </w:p>
        </w:tc>
        <w:tc>
          <w:tcPr>
            <w:tcW w:w="1800" w:type="dxa"/>
          </w:tcPr>
          <w:p w14:paraId="12148266" w14:textId="77777777" w:rsidR="003B155E" w:rsidRDefault="003B155E" w:rsidP="003B155E">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990" w:type="dxa"/>
          </w:tcPr>
          <w:p w14:paraId="37DB41FF" w14:textId="45BA80FF" w:rsidR="003B155E" w:rsidRDefault="003B155E" w:rsidP="003B155E">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ALPHAUPPER</w:t>
            </w:r>
          </w:p>
        </w:tc>
        <w:tc>
          <w:tcPr>
            <w:tcW w:w="720" w:type="dxa"/>
          </w:tcPr>
          <w:p w14:paraId="717F9D4A" w14:textId="1EF39A5E" w:rsidR="003B155E" w:rsidRDefault="003B155E" w:rsidP="003B155E">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30</w:t>
            </w:r>
          </w:p>
        </w:tc>
        <w:tc>
          <w:tcPr>
            <w:tcW w:w="1170" w:type="dxa"/>
          </w:tcPr>
          <w:p w14:paraId="47C20EED" w14:textId="77777777" w:rsidR="003B155E" w:rsidRPr="00870162" w:rsidRDefault="003B155E" w:rsidP="003B155E">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r>
    </w:tbl>
    <w:p w14:paraId="755BF6FE" w14:textId="77777777" w:rsidR="000D5A00" w:rsidRDefault="000D5A00" w:rsidP="00BA2DC6">
      <w:pPr>
        <w:pStyle w:val="BodyText"/>
        <w:ind w:left="0"/>
      </w:pPr>
    </w:p>
    <w:p w14:paraId="1EA6A592" w14:textId="77777777" w:rsidR="0068308F" w:rsidRDefault="0068308F" w:rsidP="00BA2DC6">
      <w:pPr>
        <w:pStyle w:val="BodyText"/>
        <w:ind w:left="0"/>
      </w:pPr>
    </w:p>
    <w:p w14:paraId="601AC2DF" w14:textId="77777777" w:rsidR="0068308F" w:rsidRDefault="0068308F" w:rsidP="00BA2DC6">
      <w:pPr>
        <w:pStyle w:val="BodyText"/>
        <w:ind w:left="0"/>
      </w:pPr>
    </w:p>
    <w:p w14:paraId="22263CCD" w14:textId="40B0F7AF" w:rsidR="009C405B" w:rsidRDefault="003E6409" w:rsidP="00BA2DC6">
      <w:pPr>
        <w:pStyle w:val="BodyText"/>
        <w:ind w:left="0"/>
      </w:pPr>
      <w:r>
        <w:t xml:space="preserve">After loading the first batch of data, IPA will initiate the </w:t>
      </w:r>
      <w:r w:rsidR="00DE31CD">
        <w:t>Create Vendor Location Import</w:t>
      </w:r>
      <w:r w:rsidR="00147089">
        <w:t xml:space="preserve"> </w:t>
      </w:r>
      <w:r w:rsidR="0097183C">
        <w:t xml:space="preserve">action and the </w:t>
      </w:r>
      <w:r w:rsidR="008973D6">
        <w:t xml:space="preserve">second batch of </w:t>
      </w:r>
      <w:r w:rsidR="00E16BB6">
        <w:t>data will be imported to</w:t>
      </w:r>
      <w:r w:rsidR="008973D6">
        <w:t xml:space="preserve"> the same target business</w:t>
      </w:r>
      <w:r w:rsidR="00FF7393">
        <w:t xml:space="preserve"> cla</w:t>
      </w:r>
      <w:r w:rsidR="008973D6">
        <w:t>ss</w:t>
      </w:r>
      <w:r w:rsidR="00323488">
        <w:t xml:space="preserve"> and Form Name </w:t>
      </w:r>
      <w:proofErr w:type="spellStart"/>
      <w:r w:rsidR="00323488">
        <w:t>AlternateLocationImport</w:t>
      </w:r>
      <w:proofErr w:type="spellEnd"/>
      <w:r w:rsidR="008973D6">
        <w:t>.</w:t>
      </w:r>
      <w:r w:rsidR="0097183C">
        <w:t xml:space="preserve"> </w:t>
      </w:r>
    </w:p>
    <w:p w14:paraId="54A8BECC" w14:textId="2754F97A" w:rsidR="000D5A00" w:rsidRPr="000D5A00" w:rsidRDefault="000D5A00" w:rsidP="000D5A00">
      <w:pPr>
        <w:pStyle w:val="BodyText"/>
        <w:ind w:left="0"/>
        <w:rPr>
          <w:b/>
          <w:bCs/>
          <w:u w:val="single"/>
        </w:rPr>
      </w:pPr>
      <w:r>
        <w:rPr>
          <w:b/>
          <w:bCs/>
          <w:u w:val="single"/>
        </w:rPr>
        <w:t>SECOND</w:t>
      </w:r>
      <w:r w:rsidRPr="000D5A00">
        <w:rPr>
          <w:b/>
          <w:bCs/>
          <w:u w:val="single"/>
        </w:rPr>
        <w:t xml:space="preserve"> BATCH OF UPLOAD</w:t>
      </w:r>
    </w:p>
    <w:p w14:paraId="1FBAB2DB" w14:textId="77777777" w:rsidR="000D5A00" w:rsidRDefault="000D5A00" w:rsidP="00BA2DC6">
      <w:pPr>
        <w:pStyle w:val="BodyText"/>
        <w:ind w:left="0"/>
      </w:pPr>
    </w:p>
    <w:tbl>
      <w:tblPr>
        <w:tblStyle w:val="GridTable5Dark-Accent1"/>
        <w:tblW w:w="10530" w:type="dxa"/>
        <w:tblLayout w:type="fixed"/>
        <w:tblLook w:val="04A0" w:firstRow="1" w:lastRow="0" w:firstColumn="1" w:lastColumn="0" w:noHBand="0" w:noVBand="1"/>
      </w:tblPr>
      <w:tblGrid>
        <w:gridCol w:w="540"/>
        <w:gridCol w:w="3780"/>
        <w:gridCol w:w="1530"/>
        <w:gridCol w:w="1800"/>
        <w:gridCol w:w="990"/>
        <w:gridCol w:w="720"/>
        <w:gridCol w:w="1170"/>
      </w:tblGrid>
      <w:tr w:rsidR="00620B6B" w:rsidRPr="001C5F4E" w14:paraId="23432D1B" w14:textId="77777777" w:rsidTr="002510CB">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540" w:type="dxa"/>
            <w:noWrap/>
            <w:hideMark/>
          </w:tcPr>
          <w:p w14:paraId="44EBA5F4" w14:textId="77777777" w:rsidR="004E21EE" w:rsidRPr="001C5F4E" w:rsidRDefault="004E21EE">
            <w:pPr>
              <w:jc w:val="center"/>
              <w:rPr>
                <w:rFonts w:cs="Arial"/>
                <w:b w:val="0"/>
                <w:bCs w:val="0"/>
                <w:color w:val="000000"/>
                <w:lang w:eastAsia="en-US"/>
              </w:rPr>
            </w:pPr>
            <w:r w:rsidRPr="001C5F4E">
              <w:rPr>
                <w:rFonts w:cs="Arial"/>
                <w:color w:val="000000"/>
                <w:lang w:eastAsia="en-US"/>
              </w:rPr>
              <w:t>S No.</w:t>
            </w:r>
          </w:p>
        </w:tc>
        <w:tc>
          <w:tcPr>
            <w:tcW w:w="3780" w:type="dxa"/>
            <w:hideMark/>
          </w:tcPr>
          <w:p w14:paraId="1F4A690B" w14:textId="794D828A" w:rsidR="004E21EE" w:rsidRPr="001C5F4E" w:rsidRDefault="004E21EE">
            <w:pPr>
              <w:cnfStyle w:val="100000000000" w:firstRow="1" w:lastRow="0" w:firstColumn="0" w:lastColumn="0" w:oddVBand="0" w:evenVBand="0" w:oddHBand="0" w:evenHBand="0" w:firstRowFirstColumn="0" w:firstRowLastColumn="0" w:lastRowFirstColumn="0" w:lastRowLastColumn="0"/>
              <w:rPr>
                <w:rFonts w:cs="Arial"/>
                <w:b w:val="0"/>
                <w:bCs w:val="0"/>
                <w:color w:val="000000"/>
                <w:lang w:eastAsia="en-US"/>
              </w:rPr>
            </w:pPr>
            <w:r>
              <w:rPr>
                <w:rFonts w:cs="Arial"/>
                <w:color w:val="000000"/>
                <w:lang w:eastAsia="en-US"/>
              </w:rPr>
              <w:t>Target (</w:t>
            </w:r>
            <w:proofErr w:type="spellStart"/>
            <w:r>
              <w:rPr>
                <w:rFonts w:cs="Arial"/>
                <w:color w:val="000000"/>
                <w:lang w:eastAsia="en-US"/>
              </w:rPr>
              <w:t>VendorImport</w:t>
            </w:r>
            <w:proofErr w:type="spellEnd"/>
            <w:r>
              <w:rPr>
                <w:rFonts w:cs="Arial"/>
                <w:color w:val="000000"/>
                <w:lang w:eastAsia="en-US"/>
              </w:rPr>
              <w:t xml:space="preserve"> business class)</w:t>
            </w:r>
            <w:r w:rsidR="00432219">
              <w:rPr>
                <w:rFonts w:cs="Arial"/>
                <w:color w:val="000000"/>
                <w:lang w:eastAsia="en-US"/>
              </w:rPr>
              <w:t xml:space="preserve"> </w:t>
            </w:r>
          </w:p>
        </w:tc>
        <w:tc>
          <w:tcPr>
            <w:tcW w:w="1530" w:type="dxa"/>
            <w:hideMark/>
          </w:tcPr>
          <w:p w14:paraId="04AC97F4" w14:textId="77777777" w:rsidR="004E21EE" w:rsidRPr="001C5F4E" w:rsidRDefault="004E21EE">
            <w:pPr>
              <w:cnfStyle w:val="100000000000" w:firstRow="1" w:lastRow="0" w:firstColumn="0" w:lastColumn="0" w:oddVBand="0" w:evenVBand="0" w:oddHBand="0" w:evenHBand="0" w:firstRowFirstColumn="0" w:firstRowLastColumn="0" w:lastRowFirstColumn="0" w:lastRowLastColumn="0"/>
              <w:rPr>
                <w:rFonts w:cs="Arial"/>
                <w:b w:val="0"/>
                <w:bCs w:val="0"/>
                <w:color w:val="000000"/>
                <w:lang w:eastAsia="en-US"/>
              </w:rPr>
            </w:pPr>
            <w:r>
              <w:rPr>
                <w:rFonts w:cs="Arial"/>
                <w:color w:val="000000"/>
                <w:lang w:eastAsia="en-US"/>
              </w:rPr>
              <w:t>Input/source file</w:t>
            </w:r>
          </w:p>
        </w:tc>
        <w:tc>
          <w:tcPr>
            <w:tcW w:w="1800" w:type="dxa"/>
            <w:hideMark/>
          </w:tcPr>
          <w:p w14:paraId="6C4E0DA8" w14:textId="77777777" w:rsidR="004E21EE" w:rsidRPr="001C5F4E" w:rsidRDefault="004E21EE">
            <w:pPr>
              <w:cnfStyle w:val="100000000000" w:firstRow="1" w:lastRow="0" w:firstColumn="0" w:lastColumn="0" w:oddVBand="0" w:evenVBand="0" w:oddHBand="0" w:evenHBand="0" w:firstRowFirstColumn="0" w:firstRowLastColumn="0" w:lastRowFirstColumn="0" w:lastRowLastColumn="0"/>
              <w:rPr>
                <w:rFonts w:cs="Arial"/>
                <w:b w:val="0"/>
                <w:bCs w:val="0"/>
                <w:color w:val="000000"/>
                <w:lang w:eastAsia="en-US"/>
              </w:rPr>
            </w:pPr>
            <w:r w:rsidRPr="001C5F4E">
              <w:rPr>
                <w:rFonts w:cs="Arial"/>
                <w:color w:val="000000"/>
                <w:lang w:eastAsia="en-US"/>
              </w:rPr>
              <w:t>Remarks</w:t>
            </w:r>
          </w:p>
        </w:tc>
        <w:tc>
          <w:tcPr>
            <w:tcW w:w="990" w:type="dxa"/>
            <w:hideMark/>
          </w:tcPr>
          <w:p w14:paraId="096ED1B5" w14:textId="77777777" w:rsidR="004E21EE" w:rsidRPr="001C5F4E" w:rsidRDefault="004E21EE">
            <w:pPr>
              <w:jc w:val="center"/>
              <w:cnfStyle w:val="100000000000" w:firstRow="1" w:lastRow="0" w:firstColumn="0" w:lastColumn="0" w:oddVBand="0" w:evenVBand="0" w:oddHBand="0" w:evenHBand="0" w:firstRowFirstColumn="0" w:firstRowLastColumn="0" w:lastRowFirstColumn="0" w:lastRowLastColumn="0"/>
              <w:rPr>
                <w:rFonts w:cs="Arial"/>
                <w:b w:val="0"/>
                <w:bCs w:val="0"/>
                <w:color w:val="000000"/>
                <w:lang w:eastAsia="en-US"/>
              </w:rPr>
            </w:pPr>
            <w:r w:rsidRPr="001C5F4E">
              <w:rPr>
                <w:rFonts w:cs="Arial"/>
                <w:color w:val="000000"/>
                <w:lang w:eastAsia="en-US"/>
              </w:rPr>
              <w:t>Type</w:t>
            </w:r>
          </w:p>
        </w:tc>
        <w:tc>
          <w:tcPr>
            <w:tcW w:w="720" w:type="dxa"/>
            <w:hideMark/>
          </w:tcPr>
          <w:p w14:paraId="7B6FC0FA" w14:textId="77777777" w:rsidR="004E21EE" w:rsidRPr="001C5F4E" w:rsidRDefault="004E21EE">
            <w:pPr>
              <w:jc w:val="center"/>
              <w:cnfStyle w:val="100000000000" w:firstRow="1" w:lastRow="0" w:firstColumn="0" w:lastColumn="0" w:oddVBand="0" w:evenVBand="0" w:oddHBand="0" w:evenHBand="0" w:firstRowFirstColumn="0" w:firstRowLastColumn="0" w:lastRowFirstColumn="0" w:lastRowLastColumn="0"/>
              <w:rPr>
                <w:rFonts w:cs="Arial"/>
                <w:b w:val="0"/>
                <w:bCs w:val="0"/>
                <w:color w:val="000000"/>
                <w:lang w:eastAsia="en-US"/>
              </w:rPr>
            </w:pPr>
            <w:r w:rsidRPr="001C5F4E">
              <w:rPr>
                <w:rFonts w:cs="Arial"/>
                <w:color w:val="000000"/>
                <w:lang w:eastAsia="en-US"/>
              </w:rPr>
              <w:t>Size</w:t>
            </w:r>
          </w:p>
        </w:tc>
        <w:tc>
          <w:tcPr>
            <w:tcW w:w="1170" w:type="dxa"/>
            <w:hideMark/>
          </w:tcPr>
          <w:p w14:paraId="094B27D1" w14:textId="39EC15A3" w:rsidR="004E21EE" w:rsidRPr="001C5F4E" w:rsidRDefault="004E21EE">
            <w:pPr>
              <w:jc w:val="center"/>
              <w:cnfStyle w:val="100000000000" w:firstRow="1" w:lastRow="0" w:firstColumn="0" w:lastColumn="0" w:oddVBand="0" w:evenVBand="0" w:oddHBand="0" w:evenHBand="0" w:firstRowFirstColumn="0" w:firstRowLastColumn="0" w:lastRowFirstColumn="0" w:lastRowLastColumn="0"/>
              <w:rPr>
                <w:rFonts w:cs="Arial"/>
                <w:b w:val="0"/>
                <w:bCs w:val="0"/>
                <w:color w:val="000000"/>
                <w:lang w:eastAsia="en-US"/>
              </w:rPr>
            </w:pPr>
            <w:r w:rsidRPr="001C5F4E">
              <w:rPr>
                <w:rFonts w:cs="Arial"/>
                <w:color w:val="000000"/>
                <w:lang w:eastAsia="en-US"/>
              </w:rPr>
              <w:t>Required</w:t>
            </w:r>
            <w:r w:rsidR="00EF497C">
              <w:rPr>
                <w:rFonts w:cs="Arial"/>
                <w:color w:val="000000"/>
                <w:lang w:eastAsia="en-US"/>
              </w:rPr>
              <w:t xml:space="preserve"> </w:t>
            </w:r>
          </w:p>
        </w:tc>
      </w:tr>
      <w:tr w:rsidR="00EB6C21" w:rsidRPr="00870162" w14:paraId="68FD7DF7" w14:textId="77777777" w:rsidTr="002510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632636C7" w14:textId="02A5CC0C" w:rsidR="00EB6C21" w:rsidRPr="00870162" w:rsidRDefault="00E06203" w:rsidP="00EB6C21">
            <w:pPr>
              <w:jc w:val="center"/>
              <w:rPr>
                <w:rFonts w:cs="Arial"/>
                <w:color w:val="000000"/>
                <w:sz w:val="18"/>
                <w:szCs w:val="18"/>
                <w:lang w:eastAsia="en-US"/>
              </w:rPr>
            </w:pPr>
            <w:r>
              <w:rPr>
                <w:rFonts w:cs="Arial"/>
                <w:color w:val="000000"/>
                <w:sz w:val="18"/>
                <w:szCs w:val="18"/>
                <w:lang w:eastAsia="en-US"/>
              </w:rPr>
              <w:t>0</w:t>
            </w:r>
          </w:p>
        </w:tc>
        <w:tc>
          <w:tcPr>
            <w:tcW w:w="3780" w:type="dxa"/>
          </w:tcPr>
          <w:p w14:paraId="4C10658E" w14:textId="47E8EE8B" w:rsidR="00EB6C21" w:rsidRPr="00C719EE" w:rsidRDefault="00EB6C21" w:rsidP="00EB6C21">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VendorGroup</w:t>
            </w:r>
            <w:proofErr w:type="spellEnd"/>
          </w:p>
        </w:tc>
        <w:tc>
          <w:tcPr>
            <w:tcW w:w="1530" w:type="dxa"/>
          </w:tcPr>
          <w:p w14:paraId="2C14DCB1" w14:textId="77777777"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1800" w:type="dxa"/>
          </w:tcPr>
          <w:p w14:paraId="37633F8D" w14:textId="12B316D0"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roofErr w:type="spellStart"/>
            <w:r>
              <w:rPr>
                <w:rFonts w:cs="Arial"/>
                <w:color w:val="000000"/>
                <w:sz w:val="18"/>
                <w:szCs w:val="18"/>
                <w:lang w:eastAsia="en-US"/>
              </w:rPr>
              <w:t>HardCoded</w:t>
            </w:r>
            <w:proofErr w:type="spellEnd"/>
            <w:r>
              <w:rPr>
                <w:rFonts w:cs="Arial"/>
                <w:color w:val="000000"/>
                <w:sz w:val="18"/>
                <w:szCs w:val="18"/>
                <w:lang w:eastAsia="en-US"/>
              </w:rPr>
              <w:t xml:space="preserve"> = “AHF”</w:t>
            </w:r>
          </w:p>
        </w:tc>
        <w:tc>
          <w:tcPr>
            <w:tcW w:w="990" w:type="dxa"/>
          </w:tcPr>
          <w:p w14:paraId="7589E879" w14:textId="77777777"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720" w:type="dxa"/>
          </w:tcPr>
          <w:p w14:paraId="46A86B82" w14:textId="77777777"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1170" w:type="dxa"/>
          </w:tcPr>
          <w:p w14:paraId="46313650" w14:textId="4EBE859D" w:rsidR="00EB6C21" w:rsidRPr="002E6C91"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b/>
                <w:bCs/>
                <w:color w:val="000000"/>
                <w:sz w:val="18"/>
                <w:szCs w:val="18"/>
                <w:lang w:eastAsia="en-US"/>
              </w:rPr>
            </w:pPr>
            <w:r>
              <w:rPr>
                <w:rFonts w:cs="Arial"/>
                <w:color w:val="000000"/>
                <w:sz w:val="18"/>
                <w:szCs w:val="18"/>
                <w:lang w:eastAsia="en-US"/>
              </w:rPr>
              <w:t>Y</w:t>
            </w:r>
          </w:p>
        </w:tc>
      </w:tr>
      <w:tr w:rsidR="00EB6C21" w:rsidRPr="00870162" w14:paraId="3533122D" w14:textId="77777777" w:rsidTr="00EB6C21">
        <w:trPr>
          <w:trHeight w:val="804"/>
        </w:trPr>
        <w:tc>
          <w:tcPr>
            <w:cnfStyle w:val="001000000000" w:firstRow="0" w:lastRow="0" w:firstColumn="1" w:lastColumn="0" w:oddVBand="0" w:evenVBand="0" w:oddHBand="0" w:evenHBand="0" w:firstRowFirstColumn="0" w:firstRowLastColumn="0" w:lastRowFirstColumn="0" w:lastRowLastColumn="0"/>
            <w:tcW w:w="540" w:type="dxa"/>
          </w:tcPr>
          <w:p w14:paraId="045A36FF" w14:textId="38A5AD5F" w:rsidR="00EB6C21" w:rsidRPr="00870162" w:rsidRDefault="00E06203" w:rsidP="00EB6C21">
            <w:pPr>
              <w:jc w:val="center"/>
              <w:rPr>
                <w:rFonts w:cs="Arial"/>
                <w:color w:val="000000"/>
                <w:sz w:val="18"/>
                <w:szCs w:val="18"/>
                <w:lang w:eastAsia="en-US"/>
              </w:rPr>
            </w:pPr>
            <w:r>
              <w:rPr>
                <w:rFonts w:cs="Arial"/>
                <w:color w:val="000000"/>
                <w:sz w:val="18"/>
                <w:szCs w:val="18"/>
                <w:lang w:eastAsia="en-US"/>
              </w:rPr>
              <w:t>0</w:t>
            </w:r>
          </w:p>
        </w:tc>
        <w:tc>
          <w:tcPr>
            <w:tcW w:w="3780" w:type="dxa"/>
          </w:tcPr>
          <w:p w14:paraId="13FC9467" w14:textId="1D73471C" w:rsidR="00EB6C21" w:rsidRPr="00C719EE" w:rsidRDefault="00EB6C21" w:rsidP="00EB6C21">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VendorImport.OldVendor</w:t>
            </w:r>
            <w:proofErr w:type="spellEnd"/>
          </w:p>
        </w:tc>
        <w:tc>
          <w:tcPr>
            <w:tcW w:w="1530" w:type="dxa"/>
          </w:tcPr>
          <w:p w14:paraId="28230BBC" w14:textId="182C6AD2" w:rsidR="00EB6C21" w:rsidRPr="004C5414" w:rsidRDefault="00EB6C21" w:rsidP="00EB6C21">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
          <w:p w14:paraId="3B57AAB6" w14:textId="13C34005" w:rsidR="00EB6C21" w:rsidRPr="004C5414" w:rsidRDefault="00EB6C21" w:rsidP="00EB6C21">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
        </w:tc>
        <w:tc>
          <w:tcPr>
            <w:tcW w:w="1800" w:type="dxa"/>
          </w:tcPr>
          <w:p w14:paraId="2D3CED6C" w14:textId="344144C1" w:rsidR="00EB6C21" w:rsidRPr="004C5414" w:rsidRDefault="00EB6C21" w:rsidP="00EB6C21">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r w:rsidRPr="009D013A">
              <w:rPr>
                <w:rFonts w:cs="Arial"/>
                <w:color w:val="000000"/>
                <w:sz w:val="18"/>
                <w:szCs w:val="18"/>
                <w:lang w:eastAsia="en-US"/>
              </w:rPr>
              <w:t xml:space="preserve">Replicate value on S No. </w:t>
            </w:r>
            <w:r>
              <w:rPr>
                <w:rFonts w:cs="Arial"/>
                <w:color w:val="000000"/>
                <w:sz w:val="18"/>
                <w:szCs w:val="18"/>
                <w:lang w:eastAsia="en-US"/>
              </w:rPr>
              <w:t>3</w:t>
            </w:r>
          </w:p>
        </w:tc>
        <w:tc>
          <w:tcPr>
            <w:tcW w:w="990" w:type="dxa"/>
          </w:tcPr>
          <w:p w14:paraId="156D11E4" w14:textId="77777777"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720" w:type="dxa"/>
          </w:tcPr>
          <w:p w14:paraId="14542083" w14:textId="79572DC6"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1170" w:type="dxa"/>
          </w:tcPr>
          <w:p w14:paraId="7A6FFC68" w14:textId="5473E159" w:rsidR="00EB6C21" w:rsidRPr="002E6C91"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b/>
                <w:bCs/>
                <w:color w:val="000000"/>
                <w:sz w:val="18"/>
                <w:szCs w:val="18"/>
                <w:lang w:eastAsia="en-US"/>
              </w:rPr>
            </w:pPr>
            <w:r w:rsidRPr="00987DF2">
              <w:rPr>
                <w:rFonts w:cs="Arial"/>
                <w:color w:val="000000"/>
                <w:sz w:val="18"/>
                <w:szCs w:val="18"/>
                <w:lang w:eastAsia="en-US"/>
              </w:rPr>
              <w:t>Y</w:t>
            </w:r>
          </w:p>
        </w:tc>
      </w:tr>
      <w:tr w:rsidR="00EB6C21" w:rsidRPr="00870162" w14:paraId="3E18F30D" w14:textId="77777777" w:rsidTr="00EB6C21">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540" w:type="dxa"/>
          </w:tcPr>
          <w:p w14:paraId="034D0D83" w14:textId="26B33308" w:rsidR="00EB6C21" w:rsidRPr="00870162" w:rsidRDefault="00E06203" w:rsidP="00EB6C21">
            <w:pPr>
              <w:jc w:val="center"/>
              <w:rPr>
                <w:rFonts w:cs="Arial"/>
                <w:color w:val="000000"/>
                <w:sz w:val="18"/>
                <w:szCs w:val="18"/>
                <w:lang w:eastAsia="en-US"/>
              </w:rPr>
            </w:pPr>
            <w:r>
              <w:rPr>
                <w:rFonts w:cs="Arial"/>
                <w:color w:val="000000"/>
                <w:sz w:val="18"/>
                <w:szCs w:val="18"/>
                <w:lang w:eastAsia="en-US"/>
              </w:rPr>
              <w:t>0</w:t>
            </w:r>
          </w:p>
        </w:tc>
        <w:tc>
          <w:tcPr>
            <w:tcW w:w="3780" w:type="dxa"/>
          </w:tcPr>
          <w:p w14:paraId="3E0C00CE" w14:textId="551C1DFA" w:rsidR="00EB6C21" w:rsidRPr="00C719EE" w:rsidRDefault="00EB6C21" w:rsidP="00EB6C21">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RunGroup</w:t>
            </w:r>
            <w:proofErr w:type="spellEnd"/>
          </w:p>
        </w:tc>
        <w:tc>
          <w:tcPr>
            <w:tcW w:w="1530" w:type="dxa"/>
          </w:tcPr>
          <w:p w14:paraId="6D87AABD" w14:textId="77777777"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b/>
                <w:bCs/>
                <w:color w:val="FF0000"/>
                <w:sz w:val="18"/>
                <w:szCs w:val="18"/>
                <w:lang w:eastAsia="en-US"/>
              </w:rPr>
            </w:pPr>
          </w:p>
        </w:tc>
        <w:tc>
          <w:tcPr>
            <w:tcW w:w="1800" w:type="dxa"/>
          </w:tcPr>
          <w:p w14:paraId="08AE0595" w14:textId="55B0EFD8" w:rsidR="00EB6C21" w:rsidRPr="00F70ECE"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FF0000"/>
                <w:sz w:val="18"/>
                <w:szCs w:val="18"/>
                <w:lang w:eastAsia="en-US"/>
              </w:rPr>
            </w:pPr>
            <w:r w:rsidRPr="009D013A">
              <w:rPr>
                <w:rFonts w:cs="Arial"/>
                <w:color w:val="000000"/>
                <w:sz w:val="18"/>
                <w:szCs w:val="18"/>
                <w:lang w:eastAsia="en-US"/>
              </w:rPr>
              <w:t xml:space="preserve">Replicate value on S No. </w:t>
            </w:r>
            <w:r>
              <w:rPr>
                <w:rFonts w:cs="Arial"/>
                <w:color w:val="000000"/>
                <w:sz w:val="18"/>
                <w:szCs w:val="18"/>
                <w:lang w:eastAsia="en-US"/>
              </w:rPr>
              <w:t>4</w:t>
            </w:r>
          </w:p>
        </w:tc>
        <w:tc>
          <w:tcPr>
            <w:tcW w:w="990" w:type="dxa"/>
          </w:tcPr>
          <w:p w14:paraId="1718CE6B" w14:textId="77777777"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720" w:type="dxa"/>
          </w:tcPr>
          <w:p w14:paraId="2DB39592" w14:textId="77777777"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1170" w:type="dxa"/>
          </w:tcPr>
          <w:p w14:paraId="5D7DCC71" w14:textId="7C98E453" w:rsidR="00EB6C21" w:rsidRPr="002E6C91"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b/>
                <w:bCs/>
                <w:color w:val="000000"/>
                <w:sz w:val="18"/>
                <w:szCs w:val="18"/>
                <w:lang w:eastAsia="en-US"/>
              </w:rPr>
            </w:pPr>
            <w:r w:rsidRPr="00987DF2">
              <w:rPr>
                <w:rFonts w:cs="Arial"/>
                <w:color w:val="000000"/>
                <w:sz w:val="18"/>
                <w:szCs w:val="18"/>
                <w:lang w:eastAsia="en-US"/>
              </w:rPr>
              <w:t>Y</w:t>
            </w:r>
          </w:p>
        </w:tc>
      </w:tr>
      <w:tr w:rsidR="00EB6C21" w:rsidRPr="00870162" w14:paraId="4652CE10" w14:textId="77777777" w:rsidTr="002510CB">
        <w:trPr>
          <w:trHeight w:val="804"/>
        </w:trPr>
        <w:tc>
          <w:tcPr>
            <w:cnfStyle w:val="001000000000" w:firstRow="0" w:lastRow="0" w:firstColumn="1" w:lastColumn="0" w:oddVBand="0" w:evenVBand="0" w:oddHBand="0" w:evenHBand="0" w:firstRowFirstColumn="0" w:firstRowLastColumn="0" w:lastRowFirstColumn="0" w:lastRowLastColumn="0"/>
            <w:tcW w:w="540" w:type="dxa"/>
          </w:tcPr>
          <w:p w14:paraId="021CC640" w14:textId="2EBC3152" w:rsidR="00EB6C21" w:rsidRPr="00870162" w:rsidRDefault="00B576B3" w:rsidP="00EB6C21">
            <w:pPr>
              <w:jc w:val="center"/>
              <w:rPr>
                <w:rFonts w:cs="Arial"/>
                <w:color w:val="000000"/>
                <w:sz w:val="18"/>
                <w:szCs w:val="18"/>
                <w:lang w:eastAsia="en-US"/>
              </w:rPr>
            </w:pPr>
            <w:r>
              <w:rPr>
                <w:rFonts w:cs="Arial"/>
                <w:color w:val="000000"/>
                <w:sz w:val="18"/>
                <w:szCs w:val="18"/>
                <w:lang w:eastAsia="en-US"/>
              </w:rPr>
              <w:t>0</w:t>
            </w:r>
          </w:p>
        </w:tc>
        <w:tc>
          <w:tcPr>
            <w:tcW w:w="3780" w:type="dxa"/>
          </w:tcPr>
          <w:p w14:paraId="24EE240C" w14:textId="06C763EC" w:rsidR="00EB6C21" w:rsidRPr="00C719EE" w:rsidRDefault="00EB6C21" w:rsidP="00EB6C21">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r w:rsidRPr="00C719EE">
              <w:rPr>
                <w:rFonts w:cs="Arial"/>
                <w:sz w:val="18"/>
                <w:szCs w:val="18"/>
                <w:lang w:eastAsia="en-US"/>
              </w:rPr>
              <w:t>Country</w:t>
            </w:r>
          </w:p>
        </w:tc>
        <w:tc>
          <w:tcPr>
            <w:tcW w:w="1530" w:type="dxa"/>
          </w:tcPr>
          <w:p w14:paraId="5EE9ACF0" w14:textId="336F5364" w:rsidR="00EB6C21" w:rsidRPr="00870162" w:rsidRDefault="00EB6C21" w:rsidP="00EB6C21">
            <w:pPr>
              <w:cnfStyle w:val="000000000000" w:firstRow="0" w:lastRow="0" w:firstColumn="0" w:lastColumn="0" w:oddVBand="0" w:evenVBand="0" w:oddHBand="0" w:evenHBand="0" w:firstRowFirstColumn="0" w:firstRowLastColumn="0" w:lastRowFirstColumn="0" w:lastRowLastColumn="0"/>
              <w:rPr>
                <w:rFonts w:cs="Arial"/>
                <w:b/>
                <w:bCs/>
                <w:color w:val="FF0000"/>
                <w:sz w:val="18"/>
                <w:szCs w:val="18"/>
                <w:lang w:eastAsia="en-US"/>
              </w:rPr>
            </w:pPr>
          </w:p>
        </w:tc>
        <w:tc>
          <w:tcPr>
            <w:tcW w:w="1800" w:type="dxa"/>
          </w:tcPr>
          <w:p w14:paraId="459C5618" w14:textId="14BD8604" w:rsidR="00EB6C21" w:rsidRPr="009D013A" w:rsidRDefault="00EB6C21" w:rsidP="00EB6C21">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sidRPr="009D013A">
              <w:rPr>
                <w:rFonts w:cs="Arial"/>
                <w:color w:val="000000"/>
                <w:sz w:val="18"/>
                <w:szCs w:val="18"/>
                <w:lang w:eastAsia="en-US"/>
              </w:rPr>
              <w:t>Replicate value on S No.</w:t>
            </w:r>
            <w:r>
              <w:rPr>
                <w:rFonts w:cs="Arial"/>
                <w:color w:val="000000"/>
                <w:sz w:val="18"/>
                <w:szCs w:val="18"/>
                <w:lang w:eastAsia="en-US"/>
              </w:rPr>
              <w:t>17</w:t>
            </w:r>
          </w:p>
        </w:tc>
        <w:tc>
          <w:tcPr>
            <w:tcW w:w="990" w:type="dxa"/>
          </w:tcPr>
          <w:p w14:paraId="199FA792" w14:textId="77777777"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720" w:type="dxa"/>
          </w:tcPr>
          <w:p w14:paraId="1CEC3F25" w14:textId="77777777"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1170" w:type="dxa"/>
          </w:tcPr>
          <w:p w14:paraId="2E3F1D46" w14:textId="5BED23DB" w:rsidR="00EB6C21" w:rsidRPr="00987DF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EB6C21" w:rsidRPr="00870162" w14:paraId="06424DBB" w14:textId="77777777" w:rsidTr="00EB6C21">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540" w:type="dxa"/>
          </w:tcPr>
          <w:p w14:paraId="5E31180E" w14:textId="40159EE9" w:rsidR="00EB6C21" w:rsidRPr="00870162" w:rsidRDefault="00764425" w:rsidP="00EB6C21">
            <w:pPr>
              <w:jc w:val="center"/>
              <w:rPr>
                <w:rFonts w:cs="Arial"/>
                <w:color w:val="000000"/>
                <w:sz w:val="18"/>
                <w:szCs w:val="18"/>
                <w:lang w:eastAsia="en-US"/>
              </w:rPr>
            </w:pPr>
            <w:r>
              <w:rPr>
                <w:rFonts w:cs="Arial"/>
                <w:color w:val="000000"/>
                <w:sz w:val="18"/>
                <w:szCs w:val="18"/>
                <w:lang w:eastAsia="en-US"/>
              </w:rPr>
              <w:t>0</w:t>
            </w:r>
          </w:p>
        </w:tc>
        <w:tc>
          <w:tcPr>
            <w:tcW w:w="3780" w:type="dxa"/>
          </w:tcPr>
          <w:p w14:paraId="46BF0A60" w14:textId="74939222" w:rsidR="00EB6C21" w:rsidRPr="00C719EE" w:rsidRDefault="00EB6C21" w:rsidP="00EB6C21">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Pr>
                <w:rFonts w:cs="Arial"/>
                <w:sz w:val="18"/>
                <w:szCs w:val="18"/>
                <w:lang w:eastAsia="en-US"/>
              </w:rPr>
              <w:t>LocationType</w:t>
            </w:r>
            <w:proofErr w:type="spellEnd"/>
          </w:p>
        </w:tc>
        <w:tc>
          <w:tcPr>
            <w:tcW w:w="1530" w:type="dxa"/>
          </w:tcPr>
          <w:p w14:paraId="29FDE995" w14:textId="17CC5959"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1800" w:type="dxa"/>
          </w:tcPr>
          <w:p w14:paraId="0CF6B167" w14:textId="0D1FC4AF"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roofErr w:type="spellStart"/>
            <w:r>
              <w:rPr>
                <w:rFonts w:cs="Arial"/>
                <w:color w:val="000000"/>
                <w:sz w:val="18"/>
                <w:szCs w:val="18"/>
                <w:lang w:eastAsia="en-US"/>
              </w:rPr>
              <w:t>HardCoded</w:t>
            </w:r>
            <w:proofErr w:type="spellEnd"/>
            <w:r>
              <w:rPr>
                <w:rFonts w:cs="Arial"/>
                <w:color w:val="000000"/>
                <w:sz w:val="18"/>
                <w:szCs w:val="18"/>
                <w:lang w:eastAsia="en-US"/>
              </w:rPr>
              <w:t xml:space="preserve"> = “R”</w:t>
            </w:r>
          </w:p>
        </w:tc>
        <w:tc>
          <w:tcPr>
            <w:tcW w:w="990" w:type="dxa"/>
          </w:tcPr>
          <w:p w14:paraId="6F007FB3" w14:textId="4F99ACFE"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720" w:type="dxa"/>
          </w:tcPr>
          <w:p w14:paraId="012FFA94" w14:textId="7FE75FA6"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w:t>
            </w:r>
          </w:p>
        </w:tc>
        <w:tc>
          <w:tcPr>
            <w:tcW w:w="1170" w:type="dxa"/>
          </w:tcPr>
          <w:p w14:paraId="28ACBFAE" w14:textId="45813194"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5E3F4F" w:rsidRPr="00870162" w14:paraId="01E1CA2E" w14:textId="77777777" w:rsidTr="00EB6C21">
        <w:trPr>
          <w:trHeight w:val="300"/>
        </w:trPr>
        <w:tc>
          <w:tcPr>
            <w:cnfStyle w:val="001000000000" w:firstRow="0" w:lastRow="0" w:firstColumn="1" w:lastColumn="0" w:oddVBand="0" w:evenVBand="0" w:oddHBand="0" w:evenHBand="0" w:firstRowFirstColumn="0" w:firstRowLastColumn="0" w:lastRowFirstColumn="0" w:lastRowLastColumn="0"/>
            <w:tcW w:w="540" w:type="dxa"/>
          </w:tcPr>
          <w:p w14:paraId="38ACC3E8" w14:textId="7A52C2BF" w:rsidR="005E3F4F" w:rsidRPr="00870162" w:rsidRDefault="00F62AA9" w:rsidP="005E3F4F">
            <w:pPr>
              <w:jc w:val="center"/>
              <w:rPr>
                <w:rFonts w:cs="Arial"/>
                <w:color w:val="000000"/>
                <w:sz w:val="18"/>
                <w:szCs w:val="18"/>
                <w:lang w:eastAsia="en-US"/>
              </w:rPr>
            </w:pPr>
            <w:r>
              <w:rPr>
                <w:rFonts w:cs="Arial"/>
                <w:color w:val="000000"/>
                <w:sz w:val="18"/>
                <w:szCs w:val="18"/>
                <w:lang w:eastAsia="en-US"/>
              </w:rPr>
              <w:t>28</w:t>
            </w:r>
          </w:p>
        </w:tc>
        <w:tc>
          <w:tcPr>
            <w:tcW w:w="3780" w:type="dxa"/>
          </w:tcPr>
          <w:p w14:paraId="7A76C118" w14:textId="77777777" w:rsidR="005E3F4F" w:rsidRPr="00C719EE" w:rsidRDefault="005E3F4F" w:rsidP="005E3F4F">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eastAsia="en-US"/>
              </w:rPr>
            </w:pPr>
            <w:proofErr w:type="spellStart"/>
            <w:r>
              <w:rPr>
                <w:rFonts w:ascii="Calibri" w:hAnsi="Calibri" w:cs="Calibri"/>
                <w:sz w:val="22"/>
                <w:szCs w:val="22"/>
              </w:rPr>
              <w:t>VendorLocation</w:t>
            </w:r>
            <w:proofErr w:type="spellEnd"/>
          </w:p>
          <w:p w14:paraId="56E4699E" w14:textId="5879D730" w:rsidR="005E3F4F" w:rsidRPr="00C719EE" w:rsidRDefault="005E3F4F" w:rsidP="005E3F4F">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
        </w:tc>
        <w:tc>
          <w:tcPr>
            <w:tcW w:w="1530" w:type="dxa"/>
          </w:tcPr>
          <w:p w14:paraId="17937710" w14:textId="056F7928" w:rsidR="005E3F4F" w:rsidRPr="00C112FA" w:rsidRDefault="005E3F4F" w:rsidP="005E3F4F">
            <w:pPr>
              <w:cnfStyle w:val="000000000000" w:firstRow="0" w:lastRow="0" w:firstColumn="0" w:lastColumn="0" w:oddVBand="0" w:evenVBand="0" w:oddHBand="0" w:evenHBand="0" w:firstRowFirstColumn="0" w:firstRowLastColumn="0" w:lastRowFirstColumn="0" w:lastRowLastColumn="0"/>
              <w:rPr>
                <w:rFonts w:cs="Arial"/>
                <w:bCs/>
                <w:color w:val="FF0000"/>
                <w:sz w:val="18"/>
                <w:szCs w:val="18"/>
              </w:rPr>
            </w:pPr>
            <w:r w:rsidRPr="00257157">
              <w:rPr>
                <w:rFonts w:cs="Arial"/>
                <w:bCs/>
                <w:color w:val="000000"/>
                <w:sz w:val="18"/>
                <w:szCs w:val="18"/>
                <w:lang w:eastAsia="en-US"/>
              </w:rPr>
              <w:t>(2</w:t>
            </w:r>
            <w:r>
              <w:rPr>
                <w:rFonts w:cs="Arial"/>
                <w:bCs/>
                <w:color w:val="000000"/>
                <w:sz w:val="18"/>
                <w:szCs w:val="18"/>
                <w:lang w:eastAsia="en-US"/>
              </w:rPr>
              <w:t>2</w:t>
            </w:r>
            <w:r w:rsidRPr="00257157">
              <w:rPr>
                <w:rFonts w:cs="Arial"/>
                <w:bCs/>
                <w:color w:val="000000"/>
                <w:sz w:val="18"/>
                <w:szCs w:val="18"/>
                <w:lang w:eastAsia="en-US"/>
              </w:rPr>
              <w:t>)</w:t>
            </w:r>
          </w:p>
        </w:tc>
        <w:tc>
          <w:tcPr>
            <w:tcW w:w="1800" w:type="dxa"/>
          </w:tcPr>
          <w:p w14:paraId="0F4B7124" w14:textId="038C078B" w:rsidR="005E3F4F" w:rsidRPr="00925895" w:rsidRDefault="005E3F4F" w:rsidP="005E3F4F">
            <w:pPr>
              <w:cnfStyle w:val="000000000000" w:firstRow="0" w:lastRow="0" w:firstColumn="0" w:lastColumn="0" w:oddVBand="0" w:evenVBand="0" w:oddHBand="0" w:evenHBand="0" w:firstRowFirstColumn="0" w:firstRowLastColumn="0" w:lastRowFirstColumn="0" w:lastRowLastColumn="0"/>
              <w:rPr>
                <w:rFonts w:cs="Arial"/>
                <w:color w:val="FF0000"/>
                <w:sz w:val="18"/>
                <w:szCs w:val="18"/>
                <w:lang w:eastAsia="en-US"/>
              </w:rPr>
            </w:pPr>
          </w:p>
        </w:tc>
        <w:tc>
          <w:tcPr>
            <w:tcW w:w="990" w:type="dxa"/>
          </w:tcPr>
          <w:p w14:paraId="5C401AC3" w14:textId="39304693" w:rsidR="005E3F4F" w:rsidRPr="00870162" w:rsidRDefault="005E3F4F" w:rsidP="005E3F4F">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roofErr w:type="spellStart"/>
            <w:r>
              <w:rPr>
                <w:rFonts w:cs="Arial"/>
                <w:color w:val="000000"/>
                <w:sz w:val="18"/>
                <w:szCs w:val="18"/>
                <w:lang w:eastAsia="en-US"/>
              </w:rPr>
              <w:t>AlphaUpper</w:t>
            </w:r>
            <w:proofErr w:type="spellEnd"/>
          </w:p>
        </w:tc>
        <w:tc>
          <w:tcPr>
            <w:tcW w:w="720" w:type="dxa"/>
          </w:tcPr>
          <w:p w14:paraId="224F9CE2" w14:textId="56D7F0BA" w:rsidR="005E3F4F" w:rsidRPr="00870162" w:rsidRDefault="005E3F4F" w:rsidP="005E3F4F">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15</w:t>
            </w:r>
          </w:p>
        </w:tc>
        <w:tc>
          <w:tcPr>
            <w:tcW w:w="1170" w:type="dxa"/>
          </w:tcPr>
          <w:p w14:paraId="63424F1C" w14:textId="72D8C9DD" w:rsidR="005E3F4F" w:rsidRPr="00870162" w:rsidRDefault="005E3F4F" w:rsidP="005E3F4F">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EB6C21" w:rsidRPr="00870162" w14:paraId="3DF3D365" w14:textId="77777777" w:rsidTr="002510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hideMark/>
          </w:tcPr>
          <w:p w14:paraId="4E15F47E" w14:textId="5676B719" w:rsidR="00EB6C21" w:rsidRPr="00870162" w:rsidRDefault="003963B7" w:rsidP="00EB6C21">
            <w:pPr>
              <w:jc w:val="center"/>
              <w:rPr>
                <w:rFonts w:cs="Arial"/>
                <w:color w:val="000000"/>
                <w:sz w:val="18"/>
                <w:szCs w:val="18"/>
                <w:lang w:eastAsia="en-US"/>
              </w:rPr>
            </w:pPr>
            <w:r>
              <w:rPr>
                <w:rFonts w:cs="Arial"/>
                <w:color w:val="000000"/>
                <w:sz w:val="18"/>
                <w:szCs w:val="18"/>
                <w:lang w:eastAsia="en-US"/>
              </w:rPr>
              <w:t>29</w:t>
            </w:r>
          </w:p>
        </w:tc>
        <w:tc>
          <w:tcPr>
            <w:tcW w:w="3780" w:type="dxa"/>
          </w:tcPr>
          <w:p w14:paraId="3B515EF1" w14:textId="365D14B1" w:rsidR="00EB6C21" w:rsidRPr="00C719EE" w:rsidRDefault="00EB6C21" w:rsidP="00EB6C21">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sidRPr="00C719EE">
              <w:rPr>
                <w:rFonts w:cs="Arial"/>
                <w:sz w:val="18"/>
                <w:szCs w:val="18"/>
                <w:lang w:eastAsia="en-US"/>
              </w:rPr>
              <w:t>VendorName</w:t>
            </w:r>
            <w:proofErr w:type="spellEnd"/>
          </w:p>
        </w:tc>
        <w:tc>
          <w:tcPr>
            <w:tcW w:w="1530" w:type="dxa"/>
          </w:tcPr>
          <w:p w14:paraId="066B476E" w14:textId="462C60C4"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sidRPr="00257157">
              <w:rPr>
                <w:rFonts w:cs="Arial"/>
                <w:bCs/>
                <w:color w:val="000000"/>
                <w:sz w:val="18"/>
                <w:szCs w:val="18"/>
                <w:lang w:eastAsia="en-US"/>
              </w:rPr>
              <w:t>(2</w:t>
            </w:r>
            <w:r>
              <w:rPr>
                <w:rFonts w:cs="Arial"/>
                <w:bCs/>
                <w:color w:val="000000"/>
                <w:sz w:val="18"/>
                <w:szCs w:val="18"/>
                <w:lang w:eastAsia="en-US"/>
              </w:rPr>
              <w:t>3</w:t>
            </w:r>
            <w:r w:rsidRPr="00257157">
              <w:rPr>
                <w:rFonts w:cs="Arial"/>
                <w:bCs/>
                <w:color w:val="000000"/>
                <w:sz w:val="18"/>
                <w:szCs w:val="18"/>
                <w:lang w:eastAsia="en-US"/>
              </w:rPr>
              <w:t>)</w:t>
            </w:r>
          </w:p>
        </w:tc>
        <w:tc>
          <w:tcPr>
            <w:tcW w:w="1800" w:type="dxa"/>
          </w:tcPr>
          <w:p w14:paraId="5C9FEC46" w14:textId="77777777"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990" w:type="dxa"/>
          </w:tcPr>
          <w:p w14:paraId="7E3824CC" w14:textId="0E956CBD"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roofErr w:type="spellStart"/>
            <w:r>
              <w:rPr>
                <w:rFonts w:cs="Arial"/>
                <w:color w:val="000000"/>
                <w:sz w:val="18"/>
                <w:szCs w:val="18"/>
                <w:lang w:eastAsia="en-US"/>
              </w:rPr>
              <w:t>AlphaLower</w:t>
            </w:r>
            <w:proofErr w:type="spellEnd"/>
          </w:p>
        </w:tc>
        <w:tc>
          <w:tcPr>
            <w:tcW w:w="720" w:type="dxa"/>
          </w:tcPr>
          <w:p w14:paraId="4AE8B17A" w14:textId="68D9BDD7"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120</w:t>
            </w:r>
          </w:p>
        </w:tc>
        <w:tc>
          <w:tcPr>
            <w:tcW w:w="1170" w:type="dxa"/>
          </w:tcPr>
          <w:p w14:paraId="5BED6977" w14:textId="724044E8"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Y</w:t>
            </w:r>
          </w:p>
        </w:tc>
      </w:tr>
      <w:tr w:rsidR="00EB6C21" w:rsidRPr="00870162" w14:paraId="1DA36157" w14:textId="77777777" w:rsidTr="00EB6C21">
        <w:trPr>
          <w:trHeight w:val="300"/>
        </w:trPr>
        <w:tc>
          <w:tcPr>
            <w:cnfStyle w:val="001000000000" w:firstRow="0" w:lastRow="0" w:firstColumn="1" w:lastColumn="0" w:oddVBand="0" w:evenVBand="0" w:oddHBand="0" w:evenHBand="0" w:firstRowFirstColumn="0" w:firstRowLastColumn="0" w:lastRowFirstColumn="0" w:lastRowLastColumn="0"/>
            <w:tcW w:w="540" w:type="dxa"/>
          </w:tcPr>
          <w:p w14:paraId="4E01A960" w14:textId="043E860A" w:rsidR="00EB6C21" w:rsidRPr="00870162" w:rsidRDefault="003963B7" w:rsidP="00EB6C21">
            <w:pPr>
              <w:jc w:val="center"/>
              <w:rPr>
                <w:rFonts w:cs="Arial"/>
                <w:color w:val="000000"/>
                <w:sz w:val="18"/>
                <w:szCs w:val="18"/>
                <w:lang w:eastAsia="en-US"/>
              </w:rPr>
            </w:pPr>
            <w:r>
              <w:rPr>
                <w:rFonts w:cs="Arial"/>
                <w:color w:val="000000"/>
                <w:sz w:val="18"/>
                <w:szCs w:val="18"/>
                <w:lang w:eastAsia="en-US"/>
              </w:rPr>
              <w:t>30</w:t>
            </w:r>
          </w:p>
        </w:tc>
        <w:tc>
          <w:tcPr>
            <w:tcW w:w="3780" w:type="dxa"/>
          </w:tcPr>
          <w:p w14:paraId="30CB9FFE" w14:textId="07863F72" w:rsidR="00EB6C21" w:rsidRPr="00C719EE" w:rsidRDefault="00EB6C21" w:rsidP="00EB6C21">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r>
              <w:rPr>
                <w:rFonts w:cs="Arial"/>
                <w:sz w:val="18"/>
                <w:szCs w:val="18"/>
                <w:lang w:eastAsia="en-US"/>
              </w:rPr>
              <w:t>AddressLine1</w:t>
            </w:r>
          </w:p>
        </w:tc>
        <w:tc>
          <w:tcPr>
            <w:tcW w:w="1530" w:type="dxa"/>
          </w:tcPr>
          <w:p w14:paraId="4E501D12" w14:textId="6476EBC7" w:rsidR="00EB6C21" w:rsidRPr="00870162" w:rsidRDefault="00EB6C21" w:rsidP="00EB6C21">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sidRPr="00257157">
              <w:rPr>
                <w:rFonts w:cs="Arial"/>
                <w:bCs/>
                <w:color w:val="000000"/>
                <w:sz w:val="18"/>
                <w:szCs w:val="18"/>
                <w:lang w:eastAsia="en-US"/>
              </w:rPr>
              <w:t>(2</w:t>
            </w:r>
            <w:r>
              <w:rPr>
                <w:rFonts w:cs="Arial"/>
                <w:bCs/>
                <w:color w:val="000000"/>
                <w:sz w:val="18"/>
                <w:szCs w:val="18"/>
                <w:lang w:eastAsia="en-US"/>
              </w:rPr>
              <w:t>4</w:t>
            </w:r>
            <w:r w:rsidRPr="00257157">
              <w:rPr>
                <w:rFonts w:cs="Arial"/>
                <w:bCs/>
                <w:color w:val="000000"/>
                <w:sz w:val="18"/>
                <w:szCs w:val="18"/>
                <w:lang w:eastAsia="en-US"/>
              </w:rPr>
              <w:t>)</w:t>
            </w:r>
          </w:p>
        </w:tc>
        <w:tc>
          <w:tcPr>
            <w:tcW w:w="1800" w:type="dxa"/>
          </w:tcPr>
          <w:p w14:paraId="72782782" w14:textId="77777777" w:rsidR="00EB6C21" w:rsidRPr="00870162" w:rsidRDefault="00EB6C21" w:rsidP="00EB6C21">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990" w:type="dxa"/>
          </w:tcPr>
          <w:p w14:paraId="06909C9E" w14:textId="07EC34C8"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74D50C92" w14:textId="68F20715"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40</w:t>
            </w:r>
          </w:p>
        </w:tc>
        <w:tc>
          <w:tcPr>
            <w:tcW w:w="1170" w:type="dxa"/>
          </w:tcPr>
          <w:p w14:paraId="2C503F91" w14:textId="227B078D"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r>
      <w:tr w:rsidR="00EB6C21" w:rsidRPr="00870162" w14:paraId="785F4B38" w14:textId="77777777" w:rsidTr="00EB6C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tcPr>
          <w:p w14:paraId="1FD9FAE8" w14:textId="46600ABC" w:rsidR="00EB6C21" w:rsidRPr="00870162" w:rsidRDefault="003963B7" w:rsidP="00EB6C21">
            <w:pPr>
              <w:jc w:val="center"/>
              <w:rPr>
                <w:rFonts w:cs="Arial"/>
                <w:color w:val="000000"/>
                <w:sz w:val="18"/>
                <w:szCs w:val="18"/>
                <w:lang w:eastAsia="en-US"/>
              </w:rPr>
            </w:pPr>
            <w:r>
              <w:rPr>
                <w:rFonts w:cs="Arial"/>
                <w:color w:val="000000"/>
                <w:sz w:val="18"/>
                <w:szCs w:val="18"/>
                <w:lang w:eastAsia="en-US"/>
              </w:rPr>
              <w:t>31</w:t>
            </w:r>
          </w:p>
        </w:tc>
        <w:tc>
          <w:tcPr>
            <w:tcW w:w="3780" w:type="dxa"/>
          </w:tcPr>
          <w:p w14:paraId="087B67E2" w14:textId="4A8C4094" w:rsidR="00EB6C21" w:rsidRPr="00C719EE" w:rsidRDefault="00EB6C21" w:rsidP="00EB6C21">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AddressLine2</w:t>
            </w:r>
          </w:p>
        </w:tc>
        <w:tc>
          <w:tcPr>
            <w:tcW w:w="1530" w:type="dxa"/>
          </w:tcPr>
          <w:p w14:paraId="014CF52A" w14:textId="12DD2695"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FF0000"/>
                <w:sz w:val="18"/>
                <w:szCs w:val="18"/>
                <w:lang w:eastAsia="en-US"/>
              </w:rPr>
            </w:pPr>
            <w:r w:rsidRPr="00257157">
              <w:rPr>
                <w:rFonts w:cs="Arial"/>
                <w:bCs/>
                <w:color w:val="000000"/>
                <w:sz w:val="18"/>
                <w:szCs w:val="18"/>
                <w:lang w:eastAsia="en-US"/>
              </w:rPr>
              <w:t>(2</w:t>
            </w:r>
            <w:r>
              <w:rPr>
                <w:rFonts w:cs="Arial"/>
                <w:bCs/>
                <w:color w:val="000000"/>
                <w:sz w:val="18"/>
                <w:szCs w:val="18"/>
                <w:lang w:eastAsia="en-US"/>
              </w:rPr>
              <w:t>5</w:t>
            </w:r>
            <w:r w:rsidRPr="00257157">
              <w:rPr>
                <w:rFonts w:cs="Arial"/>
                <w:bCs/>
                <w:color w:val="000000"/>
                <w:sz w:val="18"/>
                <w:szCs w:val="18"/>
                <w:lang w:eastAsia="en-US"/>
              </w:rPr>
              <w:t>)</w:t>
            </w:r>
          </w:p>
        </w:tc>
        <w:tc>
          <w:tcPr>
            <w:tcW w:w="1800" w:type="dxa"/>
          </w:tcPr>
          <w:p w14:paraId="0065F83F" w14:textId="7F27F7E6"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990" w:type="dxa"/>
          </w:tcPr>
          <w:p w14:paraId="62F12DE7" w14:textId="308F9904"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597AD1EA" w14:textId="0FEE0513"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40</w:t>
            </w:r>
          </w:p>
        </w:tc>
        <w:tc>
          <w:tcPr>
            <w:tcW w:w="1170" w:type="dxa"/>
          </w:tcPr>
          <w:p w14:paraId="57D3EE06" w14:textId="77777777"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r>
      <w:tr w:rsidR="00EB6C21" w:rsidRPr="00870162" w14:paraId="165728FD" w14:textId="77777777" w:rsidTr="00EB6C21">
        <w:trPr>
          <w:trHeight w:val="300"/>
        </w:trPr>
        <w:tc>
          <w:tcPr>
            <w:cnfStyle w:val="001000000000" w:firstRow="0" w:lastRow="0" w:firstColumn="1" w:lastColumn="0" w:oddVBand="0" w:evenVBand="0" w:oddHBand="0" w:evenHBand="0" w:firstRowFirstColumn="0" w:firstRowLastColumn="0" w:lastRowFirstColumn="0" w:lastRowLastColumn="0"/>
            <w:tcW w:w="540" w:type="dxa"/>
          </w:tcPr>
          <w:p w14:paraId="7AD5AAE3" w14:textId="4BCF7B5C" w:rsidR="00EB6C21" w:rsidRPr="00870162" w:rsidRDefault="00EB6C21" w:rsidP="00EB6C21">
            <w:pPr>
              <w:jc w:val="center"/>
              <w:rPr>
                <w:rFonts w:cs="Arial"/>
                <w:color w:val="000000"/>
                <w:sz w:val="18"/>
                <w:szCs w:val="18"/>
                <w:lang w:eastAsia="en-US"/>
              </w:rPr>
            </w:pPr>
            <w:r>
              <w:rPr>
                <w:rFonts w:cs="Arial"/>
                <w:color w:val="000000"/>
                <w:sz w:val="18"/>
                <w:szCs w:val="18"/>
                <w:lang w:eastAsia="en-US"/>
              </w:rPr>
              <w:t>3</w:t>
            </w:r>
            <w:r w:rsidR="003963B7">
              <w:rPr>
                <w:rFonts w:cs="Arial"/>
                <w:color w:val="000000"/>
                <w:sz w:val="18"/>
                <w:szCs w:val="18"/>
                <w:lang w:eastAsia="en-US"/>
              </w:rPr>
              <w:t>2</w:t>
            </w:r>
          </w:p>
        </w:tc>
        <w:tc>
          <w:tcPr>
            <w:tcW w:w="3780" w:type="dxa"/>
          </w:tcPr>
          <w:p w14:paraId="7209B6EE" w14:textId="4B5F0069" w:rsidR="00EB6C21" w:rsidRPr="00C719EE" w:rsidRDefault="00EB6C21" w:rsidP="00EB6C21">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r>
              <w:rPr>
                <w:rFonts w:cs="Arial"/>
                <w:sz w:val="18"/>
                <w:szCs w:val="18"/>
                <w:lang w:eastAsia="en-US"/>
              </w:rPr>
              <w:t>Municipality</w:t>
            </w:r>
          </w:p>
        </w:tc>
        <w:tc>
          <w:tcPr>
            <w:tcW w:w="1530" w:type="dxa"/>
          </w:tcPr>
          <w:p w14:paraId="79BBBB06" w14:textId="5CA513EB" w:rsidR="00EB6C21" w:rsidRPr="00870162" w:rsidRDefault="00EB6C21" w:rsidP="00EB6C21">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sidRPr="00257157">
              <w:rPr>
                <w:rFonts w:cs="Arial"/>
                <w:bCs/>
                <w:color w:val="000000"/>
                <w:sz w:val="18"/>
                <w:szCs w:val="18"/>
                <w:lang w:eastAsia="en-US"/>
              </w:rPr>
              <w:t>(2</w:t>
            </w:r>
            <w:r>
              <w:rPr>
                <w:rFonts w:cs="Arial"/>
                <w:bCs/>
                <w:color w:val="000000"/>
                <w:sz w:val="18"/>
                <w:szCs w:val="18"/>
                <w:lang w:eastAsia="en-US"/>
              </w:rPr>
              <w:t>6</w:t>
            </w:r>
            <w:r w:rsidRPr="00257157">
              <w:rPr>
                <w:rFonts w:cs="Arial"/>
                <w:bCs/>
                <w:color w:val="000000"/>
                <w:sz w:val="18"/>
                <w:szCs w:val="18"/>
                <w:lang w:eastAsia="en-US"/>
              </w:rPr>
              <w:t>)</w:t>
            </w:r>
          </w:p>
        </w:tc>
        <w:tc>
          <w:tcPr>
            <w:tcW w:w="1800" w:type="dxa"/>
          </w:tcPr>
          <w:p w14:paraId="3202CB0B" w14:textId="77777777" w:rsidR="00EB6C21" w:rsidRPr="00870162" w:rsidRDefault="00EB6C21" w:rsidP="00EB6C21">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990" w:type="dxa"/>
          </w:tcPr>
          <w:p w14:paraId="30343432" w14:textId="4411D587"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5DC33BC7" w14:textId="5F1D5C51"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58</w:t>
            </w:r>
          </w:p>
        </w:tc>
        <w:tc>
          <w:tcPr>
            <w:tcW w:w="1170" w:type="dxa"/>
          </w:tcPr>
          <w:p w14:paraId="25D9246D" w14:textId="2CA3111E"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r>
      <w:tr w:rsidR="00EB6C21" w:rsidRPr="00870162" w14:paraId="73F0391E" w14:textId="77777777" w:rsidTr="00EB6C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tcPr>
          <w:p w14:paraId="28CC3F03" w14:textId="01E0E1DB" w:rsidR="00EB6C21" w:rsidRPr="00870162" w:rsidRDefault="00EB6C21" w:rsidP="00EB6C21">
            <w:pPr>
              <w:jc w:val="center"/>
              <w:rPr>
                <w:rFonts w:cs="Arial"/>
                <w:color w:val="000000"/>
                <w:sz w:val="18"/>
                <w:szCs w:val="18"/>
                <w:lang w:eastAsia="en-US"/>
              </w:rPr>
            </w:pPr>
            <w:r>
              <w:rPr>
                <w:rFonts w:cs="Arial"/>
                <w:color w:val="000000"/>
                <w:sz w:val="18"/>
                <w:szCs w:val="18"/>
                <w:lang w:eastAsia="en-US"/>
              </w:rPr>
              <w:t>3</w:t>
            </w:r>
            <w:r w:rsidR="003963B7">
              <w:rPr>
                <w:rFonts w:cs="Arial"/>
                <w:color w:val="000000"/>
                <w:sz w:val="18"/>
                <w:szCs w:val="18"/>
                <w:lang w:eastAsia="en-US"/>
              </w:rPr>
              <w:t>3</w:t>
            </w:r>
          </w:p>
        </w:tc>
        <w:tc>
          <w:tcPr>
            <w:tcW w:w="3780" w:type="dxa"/>
          </w:tcPr>
          <w:p w14:paraId="3E9A2C68" w14:textId="5E4FC07B" w:rsidR="00EB6C21" w:rsidRPr="00C719EE" w:rsidRDefault="00EB6C21" w:rsidP="00EB6C21">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Pr>
                <w:rFonts w:cs="Arial"/>
                <w:sz w:val="18"/>
                <w:szCs w:val="18"/>
                <w:lang w:eastAsia="en-US"/>
              </w:rPr>
              <w:t>StateProvince</w:t>
            </w:r>
            <w:proofErr w:type="spellEnd"/>
          </w:p>
        </w:tc>
        <w:tc>
          <w:tcPr>
            <w:tcW w:w="1530" w:type="dxa"/>
          </w:tcPr>
          <w:p w14:paraId="3BA67536" w14:textId="5D67A034" w:rsidR="00EB6C21" w:rsidRPr="00280D92"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FF0000"/>
                <w:sz w:val="18"/>
                <w:szCs w:val="18"/>
                <w:lang w:eastAsia="en-US"/>
              </w:rPr>
            </w:pPr>
            <w:r w:rsidRPr="00257157">
              <w:rPr>
                <w:rFonts w:cs="Arial"/>
                <w:bCs/>
                <w:color w:val="000000"/>
                <w:sz w:val="18"/>
                <w:szCs w:val="18"/>
                <w:lang w:eastAsia="en-US"/>
              </w:rPr>
              <w:t>(2</w:t>
            </w:r>
            <w:r>
              <w:rPr>
                <w:rFonts w:cs="Arial"/>
                <w:bCs/>
                <w:color w:val="000000"/>
                <w:sz w:val="18"/>
                <w:szCs w:val="18"/>
                <w:lang w:eastAsia="en-US"/>
              </w:rPr>
              <w:t>7</w:t>
            </w:r>
            <w:r w:rsidRPr="00257157">
              <w:rPr>
                <w:rFonts w:cs="Arial"/>
                <w:bCs/>
                <w:color w:val="000000"/>
                <w:sz w:val="18"/>
                <w:szCs w:val="18"/>
                <w:lang w:eastAsia="en-US"/>
              </w:rPr>
              <w:t>)</w:t>
            </w:r>
          </w:p>
        </w:tc>
        <w:tc>
          <w:tcPr>
            <w:tcW w:w="1800" w:type="dxa"/>
          </w:tcPr>
          <w:p w14:paraId="7BEB73E0" w14:textId="77777777"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b/>
                <w:bCs/>
                <w:color w:val="FF0000"/>
                <w:sz w:val="18"/>
                <w:szCs w:val="18"/>
                <w:lang w:eastAsia="en-US"/>
              </w:rPr>
            </w:pPr>
          </w:p>
        </w:tc>
        <w:tc>
          <w:tcPr>
            <w:tcW w:w="990" w:type="dxa"/>
          </w:tcPr>
          <w:p w14:paraId="12C961B9" w14:textId="1225718D"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roofErr w:type="spellStart"/>
            <w:r>
              <w:rPr>
                <w:rFonts w:cs="Arial"/>
                <w:color w:val="000000"/>
                <w:sz w:val="18"/>
                <w:szCs w:val="18"/>
                <w:lang w:eastAsia="en-US"/>
              </w:rPr>
              <w:t>AlphaUpper</w:t>
            </w:r>
            <w:proofErr w:type="spellEnd"/>
          </w:p>
        </w:tc>
        <w:tc>
          <w:tcPr>
            <w:tcW w:w="720" w:type="dxa"/>
          </w:tcPr>
          <w:p w14:paraId="52B6A7BC" w14:textId="5E391CB1"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3</w:t>
            </w:r>
          </w:p>
        </w:tc>
        <w:tc>
          <w:tcPr>
            <w:tcW w:w="1170" w:type="dxa"/>
          </w:tcPr>
          <w:p w14:paraId="444DB39C" w14:textId="77777777"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r>
      <w:tr w:rsidR="00EB6C21" w:rsidRPr="00870162" w14:paraId="110875B5" w14:textId="77777777" w:rsidTr="00EB6C21">
        <w:trPr>
          <w:trHeight w:val="540"/>
        </w:trPr>
        <w:tc>
          <w:tcPr>
            <w:cnfStyle w:val="001000000000" w:firstRow="0" w:lastRow="0" w:firstColumn="1" w:lastColumn="0" w:oddVBand="0" w:evenVBand="0" w:oddHBand="0" w:evenHBand="0" w:firstRowFirstColumn="0" w:firstRowLastColumn="0" w:lastRowFirstColumn="0" w:lastRowLastColumn="0"/>
            <w:tcW w:w="540" w:type="dxa"/>
          </w:tcPr>
          <w:p w14:paraId="61CC1EBF" w14:textId="26B0905F" w:rsidR="00EB6C21" w:rsidRPr="00870162" w:rsidRDefault="00EB6C21" w:rsidP="00EB6C21">
            <w:pPr>
              <w:jc w:val="center"/>
              <w:rPr>
                <w:rFonts w:cs="Arial"/>
                <w:color w:val="000000"/>
                <w:sz w:val="18"/>
                <w:szCs w:val="18"/>
                <w:lang w:eastAsia="en-US"/>
              </w:rPr>
            </w:pPr>
            <w:r>
              <w:rPr>
                <w:rFonts w:cs="Arial"/>
                <w:color w:val="000000"/>
                <w:sz w:val="18"/>
                <w:szCs w:val="18"/>
                <w:lang w:eastAsia="en-US"/>
              </w:rPr>
              <w:t>3</w:t>
            </w:r>
            <w:r w:rsidR="00501344">
              <w:rPr>
                <w:rFonts w:cs="Arial"/>
                <w:color w:val="000000"/>
                <w:sz w:val="18"/>
                <w:szCs w:val="18"/>
                <w:lang w:eastAsia="en-US"/>
              </w:rPr>
              <w:t>4</w:t>
            </w:r>
          </w:p>
        </w:tc>
        <w:tc>
          <w:tcPr>
            <w:tcW w:w="3780" w:type="dxa"/>
          </w:tcPr>
          <w:p w14:paraId="6EC4601F" w14:textId="6636B51F" w:rsidR="00EB6C21" w:rsidRPr="00C719EE" w:rsidRDefault="00EB6C21" w:rsidP="00EB6C21">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Pr>
                <w:rFonts w:cs="Arial"/>
                <w:sz w:val="18"/>
                <w:szCs w:val="18"/>
                <w:lang w:eastAsia="en-US"/>
              </w:rPr>
              <w:t>PostalCode</w:t>
            </w:r>
            <w:proofErr w:type="spellEnd"/>
          </w:p>
        </w:tc>
        <w:tc>
          <w:tcPr>
            <w:tcW w:w="1530" w:type="dxa"/>
          </w:tcPr>
          <w:p w14:paraId="7EA88430" w14:textId="188A59EE" w:rsidR="00EB6C21" w:rsidRPr="00280D92" w:rsidRDefault="00EB6C21" w:rsidP="00EB6C21">
            <w:pPr>
              <w:spacing w:line="276" w:lineRule="auto"/>
              <w:cnfStyle w:val="000000000000" w:firstRow="0" w:lastRow="0" w:firstColumn="0" w:lastColumn="0" w:oddVBand="0" w:evenVBand="0" w:oddHBand="0" w:evenHBand="0" w:firstRowFirstColumn="0" w:firstRowLastColumn="0" w:lastRowFirstColumn="0" w:lastRowLastColumn="0"/>
              <w:rPr>
                <w:rFonts w:cs="Arial"/>
                <w:bCs/>
                <w:color w:val="FF0000"/>
                <w:sz w:val="18"/>
                <w:szCs w:val="18"/>
                <w:lang w:eastAsia="en-US"/>
              </w:rPr>
            </w:pPr>
            <w:r>
              <w:rPr>
                <w:rFonts w:cs="Arial"/>
                <w:bCs/>
                <w:color w:val="000000"/>
                <w:sz w:val="18"/>
                <w:szCs w:val="18"/>
                <w:lang w:eastAsia="en-US"/>
              </w:rPr>
              <w:t>(28)</w:t>
            </w:r>
          </w:p>
        </w:tc>
        <w:tc>
          <w:tcPr>
            <w:tcW w:w="1800" w:type="dxa"/>
          </w:tcPr>
          <w:p w14:paraId="21E41A41" w14:textId="77777777" w:rsidR="00EB6C21" w:rsidRPr="00870162" w:rsidRDefault="00EB6C21" w:rsidP="00EB6C21">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990" w:type="dxa"/>
          </w:tcPr>
          <w:p w14:paraId="46CFE9FB" w14:textId="18951A52"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31502F21" w14:textId="6B19622C"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12</w:t>
            </w:r>
          </w:p>
        </w:tc>
        <w:tc>
          <w:tcPr>
            <w:tcW w:w="1170" w:type="dxa"/>
          </w:tcPr>
          <w:p w14:paraId="6C2CE2DF" w14:textId="514B4C96"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r>
      <w:tr w:rsidR="00EB6C21" w:rsidRPr="00870162" w14:paraId="22AD7C17" w14:textId="77777777" w:rsidTr="002510CB">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540" w:type="dxa"/>
          </w:tcPr>
          <w:p w14:paraId="64C694BF" w14:textId="71A1C96D" w:rsidR="00EB6C21" w:rsidRDefault="00501344" w:rsidP="00EB6C21">
            <w:pPr>
              <w:jc w:val="center"/>
              <w:rPr>
                <w:rFonts w:cs="Arial"/>
                <w:color w:val="000000"/>
                <w:sz w:val="18"/>
                <w:szCs w:val="18"/>
                <w:lang w:eastAsia="en-US"/>
              </w:rPr>
            </w:pPr>
            <w:r>
              <w:rPr>
                <w:rFonts w:cs="Arial"/>
                <w:color w:val="000000"/>
                <w:sz w:val="18"/>
                <w:szCs w:val="18"/>
                <w:lang w:eastAsia="en-US"/>
              </w:rPr>
              <w:t>35</w:t>
            </w:r>
          </w:p>
        </w:tc>
        <w:tc>
          <w:tcPr>
            <w:tcW w:w="3780" w:type="dxa"/>
          </w:tcPr>
          <w:p w14:paraId="31454971" w14:textId="4CD37DF3" w:rsidR="00EB6C21" w:rsidRDefault="00EB6C21" w:rsidP="00EB6C21">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C719EE">
              <w:rPr>
                <w:rFonts w:cs="Arial"/>
                <w:sz w:val="18"/>
                <w:szCs w:val="18"/>
                <w:lang w:eastAsia="en-US"/>
              </w:rPr>
              <w:t>County</w:t>
            </w:r>
          </w:p>
        </w:tc>
        <w:tc>
          <w:tcPr>
            <w:tcW w:w="1530" w:type="dxa"/>
          </w:tcPr>
          <w:p w14:paraId="4A1F36A9" w14:textId="1B0F3E3B" w:rsidR="00EB6C21" w:rsidRPr="00280D92" w:rsidRDefault="00EB6C21" w:rsidP="00EB6C21">
            <w:pPr>
              <w:spacing w:line="276" w:lineRule="auto"/>
              <w:cnfStyle w:val="000000100000" w:firstRow="0" w:lastRow="0" w:firstColumn="0" w:lastColumn="0" w:oddVBand="0" w:evenVBand="0" w:oddHBand="1" w:evenHBand="0" w:firstRowFirstColumn="0" w:firstRowLastColumn="0" w:lastRowFirstColumn="0" w:lastRowLastColumn="0"/>
              <w:rPr>
                <w:rFonts w:cs="Arial"/>
                <w:bCs/>
                <w:color w:val="FF0000"/>
                <w:sz w:val="18"/>
                <w:szCs w:val="18"/>
                <w:lang w:eastAsia="en-US"/>
              </w:rPr>
            </w:pPr>
            <w:r>
              <w:rPr>
                <w:rFonts w:cs="Arial"/>
                <w:bCs/>
                <w:color w:val="000000"/>
                <w:sz w:val="18"/>
                <w:szCs w:val="18"/>
                <w:lang w:eastAsia="en-US"/>
              </w:rPr>
              <w:t>(29)</w:t>
            </w:r>
          </w:p>
        </w:tc>
        <w:tc>
          <w:tcPr>
            <w:tcW w:w="1800" w:type="dxa"/>
          </w:tcPr>
          <w:p w14:paraId="2A80DD98" w14:textId="77777777"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990" w:type="dxa"/>
          </w:tcPr>
          <w:p w14:paraId="2CC1CEC9" w14:textId="73403B32" w:rsidR="00EB6C21"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2226C233" w14:textId="1F936ECE" w:rsidR="00EB6C21"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30</w:t>
            </w:r>
          </w:p>
        </w:tc>
        <w:tc>
          <w:tcPr>
            <w:tcW w:w="1170" w:type="dxa"/>
          </w:tcPr>
          <w:p w14:paraId="43F4D573" w14:textId="77777777"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r>
      <w:tr w:rsidR="00EB6C21" w:rsidRPr="00870162" w14:paraId="1ACE23DE" w14:textId="77777777" w:rsidTr="002510CB">
        <w:trPr>
          <w:trHeight w:val="300"/>
        </w:trPr>
        <w:tc>
          <w:tcPr>
            <w:cnfStyle w:val="001000000000" w:firstRow="0" w:lastRow="0" w:firstColumn="1" w:lastColumn="0" w:oddVBand="0" w:evenVBand="0" w:oddHBand="0" w:evenHBand="0" w:firstRowFirstColumn="0" w:firstRowLastColumn="0" w:lastRowFirstColumn="0" w:lastRowLastColumn="0"/>
            <w:tcW w:w="540" w:type="dxa"/>
          </w:tcPr>
          <w:p w14:paraId="0C985B6D" w14:textId="5A92879F" w:rsidR="00EB6C21" w:rsidRPr="00870162" w:rsidRDefault="00A728BB" w:rsidP="00EB6C21">
            <w:pPr>
              <w:jc w:val="center"/>
              <w:rPr>
                <w:rFonts w:cs="Arial"/>
                <w:color w:val="000000"/>
                <w:sz w:val="18"/>
                <w:szCs w:val="18"/>
                <w:lang w:eastAsia="en-US"/>
              </w:rPr>
            </w:pPr>
            <w:r>
              <w:rPr>
                <w:rFonts w:cs="Arial"/>
                <w:color w:val="000000"/>
                <w:sz w:val="18"/>
                <w:szCs w:val="18"/>
                <w:lang w:eastAsia="en-US"/>
              </w:rPr>
              <w:t>36</w:t>
            </w:r>
          </w:p>
        </w:tc>
        <w:tc>
          <w:tcPr>
            <w:tcW w:w="3780" w:type="dxa"/>
          </w:tcPr>
          <w:p w14:paraId="4BF820B1" w14:textId="37905E30" w:rsidR="00EB6C21" w:rsidRPr="00C719EE" w:rsidRDefault="00EB6C21" w:rsidP="00EB6C21">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Pr>
                <w:rFonts w:cs="Arial"/>
                <w:sz w:val="18"/>
                <w:szCs w:val="18"/>
                <w:lang w:eastAsia="en-US"/>
              </w:rPr>
              <w:t>NormalRemitToLocation</w:t>
            </w:r>
            <w:proofErr w:type="spellEnd"/>
          </w:p>
        </w:tc>
        <w:tc>
          <w:tcPr>
            <w:tcW w:w="1530" w:type="dxa"/>
          </w:tcPr>
          <w:p w14:paraId="090AF3B5" w14:textId="26D2C432" w:rsidR="00EB6C21" w:rsidRPr="00280D92" w:rsidRDefault="00EB6C21" w:rsidP="00EB6C21">
            <w:pPr>
              <w:cnfStyle w:val="000000000000" w:firstRow="0" w:lastRow="0" w:firstColumn="0" w:lastColumn="0" w:oddVBand="0" w:evenVBand="0" w:oddHBand="0" w:evenHBand="0" w:firstRowFirstColumn="0" w:firstRowLastColumn="0" w:lastRowFirstColumn="0" w:lastRowLastColumn="0"/>
              <w:rPr>
                <w:rFonts w:cs="Arial"/>
                <w:bCs/>
                <w:color w:val="000000"/>
                <w:sz w:val="18"/>
                <w:szCs w:val="18"/>
                <w:lang w:eastAsia="en-US"/>
              </w:rPr>
            </w:pPr>
            <w:r>
              <w:rPr>
                <w:rFonts w:cs="Arial"/>
                <w:bCs/>
                <w:color w:val="000000"/>
                <w:sz w:val="18"/>
                <w:szCs w:val="18"/>
                <w:lang w:eastAsia="en-US"/>
              </w:rPr>
              <w:t>(30) (Y/N)</w:t>
            </w:r>
          </w:p>
        </w:tc>
        <w:tc>
          <w:tcPr>
            <w:tcW w:w="1800" w:type="dxa"/>
          </w:tcPr>
          <w:p w14:paraId="2F64A8B4" w14:textId="77777777" w:rsidR="00EB6C21" w:rsidRPr="002241D9" w:rsidRDefault="00EB6C21" w:rsidP="00EB6C21">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r w:rsidRPr="002241D9">
              <w:rPr>
                <w:rFonts w:cs="Arial"/>
                <w:sz w:val="18"/>
                <w:szCs w:val="18"/>
                <w:lang w:eastAsia="en-US"/>
              </w:rPr>
              <w:t>Y = TRUE</w:t>
            </w:r>
          </w:p>
          <w:p w14:paraId="04340C39" w14:textId="78062339" w:rsidR="00EB6C21" w:rsidRPr="00870162" w:rsidRDefault="00EB6C21" w:rsidP="00EB6C21">
            <w:pPr>
              <w:cnfStyle w:val="000000000000" w:firstRow="0" w:lastRow="0" w:firstColumn="0" w:lastColumn="0" w:oddVBand="0" w:evenVBand="0" w:oddHBand="0" w:evenHBand="0" w:firstRowFirstColumn="0" w:firstRowLastColumn="0" w:lastRowFirstColumn="0" w:lastRowLastColumn="0"/>
              <w:rPr>
                <w:rFonts w:cs="Arial"/>
                <w:color w:val="FF0000"/>
                <w:sz w:val="18"/>
                <w:szCs w:val="18"/>
                <w:lang w:eastAsia="en-US"/>
              </w:rPr>
            </w:pPr>
            <w:r w:rsidRPr="002241D9">
              <w:rPr>
                <w:rFonts w:cs="Arial"/>
                <w:sz w:val="18"/>
                <w:szCs w:val="18"/>
                <w:lang w:eastAsia="en-US"/>
              </w:rPr>
              <w:t>N = FALSE</w:t>
            </w:r>
          </w:p>
        </w:tc>
        <w:tc>
          <w:tcPr>
            <w:tcW w:w="990" w:type="dxa"/>
          </w:tcPr>
          <w:p w14:paraId="5BC5934A" w14:textId="77777777"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720" w:type="dxa"/>
          </w:tcPr>
          <w:p w14:paraId="45B05AA5" w14:textId="77777777"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1170" w:type="dxa"/>
          </w:tcPr>
          <w:p w14:paraId="199240D6" w14:textId="7D2A0461"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r>
      <w:tr w:rsidR="00EB6C21" w:rsidRPr="00870162" w14:paraId="69873564" w14:textId="77777777" w:rsidTr="002510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tcPr>
          <w:p w14:paraId="7142B21E" w14:textId="14706110" w:rsidR="00EB6C21" w:rsidRPr="00870162" w:rsidRDefault="003145C1" w:rsidP="00EB6C21">
            <w:pPr>
              <w:jc w:val="center"/>
              <w:rPr>
                <w:rFonts w:cs="Arial"/>
                <w:color w:val="000000"/>
                <w:sz w:val="18"/>
                <w:szCs w:val="18"/>
                <w:lang w:eastAsia="en-US"/>
              </w:rPr>
            </w:pPr>
            <w:r>
              <w:rPr>
                <w:rFonts w:cs="Arial"/>
                <w:color w:val="000000"/>
                <w:sz w:val="18"/>
                <w:szCs w:val="18"/>
                <w:lang w:eastAsia="en-US"/>
              </w:rPr>
              <w:t>37</w:t>
            </w:r>
          </w:p>
        </w:tc>
        <w:tc>
          <w:tcPr>
            <w:tcW w:w="3780" w:type="dxa"/>
          </w:tcPr>
          <w:p w14:paraId="26B82B20" w14:textId="46D976DD" w:rsidR="00EB6C21" w:rsidRPr="00C719EE" w:rsidRDefault="00EB6C21" w:rsidP="00EB6C21">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Pr>
                <w:rFonts w:cs="Arial"/>
                <w:sz w:val="18"/>
                <w:szCs w:val="18"/>
                <w:lang w:eastAsia="en-US"/>
              </w:rPr>
              <w:t>ContactName</w:t>
            </w:r>
            <w:proofErr w:type="spellEnd"/>
          </w:p>
        </w:tc>
        <w:tc>
          <w:tcPr>
            <w:tcW w:w="1530" w:type="dxa"/>
          </w:tcPr>
          <w:p w14:paraId="025B38C8" w14:textId="59549440" w:rsidR="00EB6C21" w:rsidRPr="00D86C65" w:rsidRDefault="00EB6C21" w:rsidP="00EB6C21">
            <w:pPr>
              <w:cnfStyle w:val="000000100000" w:firstRow="0" w:lastRow="0" w:firstColumn="0" w:lastColumn="0" w:oddVBand="0" w:evenVBand="0" w:oddHBand="1" w:evenHBand="0" w:firstRowFirstColumn="0" w:firstRowLastColumn="0" w:lastRowFirstColumn="0" w:lastRowLastColumn="0"/>
              <w:rPr>
                <w:rFonts w:cs="Arial"/>
                <w:bCs/>
                <w:color w:val="000000"/>
                <w:sz w:val="18"/>
                <w:szCs w:val="18"/>
                <w:lang w:eastAsia="en-US"/>
              </w:rPr>
            </w:pPr>
            <w:r>
              <w:rPr>
                <w:rFonts w:cs="Arial"/>
                <w:bCs/>
                <w:color w:val="000000"/>
                <w:sz w:val="18"/>
                <w:szCs w:val="18"/>
                <w:lang w:eastAsia="en-US"/>
              </w:rPr>
              <w:t>(31)</w:t>
            </w:r>
          </w:p>
        </w:tc>
        <w:tc>
          <w:tcPr>
            <w:tcW w:w="1800" w:type="dxa"/>
          </w:tcPr>
          <w:p w14:paraId="009DEF15" w14:textId="77777777"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990" w:type="dxa"/>
          </w:tcPr>
          <w:p w14:paraId="45E9A25E" w14:textId="4E5EF169" w:rsidR="00EB6C21" w:rsidRPr="00870162" w:rsidRDefault="00EB6C21" w:rsidP="00EB6C21">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2F06C14B" w14:textId="24B15E9D"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120</w:t>
            </w:r>
          </w:p>
        </w:tc>
        <w:tc>
          <w:tcPr>
            <w:tcW w:w="1170" w:type="dxa"/>
          </w:tcPr>
          <w:p w14:paraId="3132161D" w14:textId="77777777" w:rsidR="00EB6C21" w:rsidRPr="00870162" w:rsidRDefault="00EB6C21" w:rsidP="00EB6C21">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r>
      <w:tr w:rsidR="00EB6C21" w:rsidRPr="00870162" w14:paraId="21739B8A" w14:textId="77777777" w:rsidTr="002510CB">
        <w:trPr>
          <w:trHeight w:val="300"/>
        </w:trPr>
        <w:tc>
          <w:tcPr>
            <w:cnfStyle w:val="001000000000" w:firstRow="0" w:lastRow="0" w:firstColumn="1" w:lastColumn="0" w:oddVBand="0" w:evenVBand="0" w:oddHBand="0" w:evenHBand="0" w:firstRowFirstColumn="0" w:firstRowLastColumn="0" w:lastRowFirstColumn="0" w:lastRowLastColumn="0"/>
            <w:tcW w:w="540" w:type="dxa"/>
          </w:tcPr>
          <w:p w14:paraId="03183BE3" w14:textId="7C7EC082" w:rsidR="00EB6C21" w:rsidRPr="00870162" w:rsidRDefault="001F3267" w:rsidP="00EB6C21">
            <w:pPr>
              <w:jc w:val="center"/>
              <w:rPr>
                <w:rFonts w:cs="Arial"/>
                <w:color w:val="000000"/>
                <w:sz w:val="18"/>
                <w:szCs w:val="18"/>
                <w:lang w:eastAsia="en-US"/>
              </w:rPr>
            </w:pPr>
            <w:r>
              <w:rPr>
                <w:rFonts w:cs="Arial"/>
                <w:color w:val="000000"/>
                <w:sz w:val="18"/>
                <w:szCs w:val="18"/>
                <w:lang w:eastAsia="en-US"/>
              </w:rPr>
              <w:t>38</w:t>
            </w:r>
          </w:p>
        </w:tc>
        <w:tc>
          <w:tcPr>
            <w:tcW w:w="3780" w:type="dxa"/>
          </w:tcPr>
          <w:p w14:paraId="53BE1EEC" w14:textId="31BC03BF" w:rsidR="00EB6C21" w:rsidRPr="00C719EE" w:rsidRDefault="00BA76FB" w:rsidP="00EB6C21">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Pr>
                <w:rFonts w:cs="Arial"/>
                <w:sz w:val="18"/>
                <w:szCs w:val="18"/>
                <w:lang w:eastAsia="en-US"/>
              </w:rPr>
              <w:t>Phone</w:t>
            </w:r>
            <w:r w:rsidR="001C1FB0">
              <w:rPr>
                <w:rFonts w:cs="Arial"/>
                <w:sz w:val="18"/>
                <w:szCs w:val="18"/>
                <w:lang w:eastAsia="en-US"/>
              </w:rPr>
              <w:t>Number.</w:t>
            </w:r>
            <w:r w:rsidR="00EB6C21">
              <w:rPr>
                <w:rFonts w:cs="Arial"/>
                <w:sz w:val="18"/>
                <w:szCs w:val="18"/>
                <w:lang w:eastAsia="en-US"/>
              </w:rPr>
              <w:t>SubscriberNumber</w:t>
            </w:r>
            <w:proofErr w:type="spellEnd"/>
          </w:p>
        </w:tc>
        <w:tc>
          <w:tcPr>
            <w:tcW w:w="1530" w:type="dxa"/>
          </w:tcPr>
          <w:p w14:paraId="3FB52B10" w14:textId="199A7A34" w:rsidR="00EB6C21" w:rsidRPr="00D86C65" w:rsidRDefault="00EB6C21" w:rsidP="00EB6C21">
            <w:pPr>
              <w:cnfStyle w:val="000000000000" w:firstRow="0" w:lastRow="0" w:firstColumn="0" w:lastColumn="0" w:oddVBand="0" w:evenVBand="0" w:oddHBand="0" w:evenHBand="0" w:firstRowFirstColumn="0" w:firstRowLastColumn="0" w:lastRowFirstColumn="0" w:lastRowLastColumn="0"/>
              <w:rPr>
                <w:rFonts w:cs="Arial"/>
                <w:bCs/>
                <w:color w:val="000000"/>
                <w:sz w:val="18"/>
                <w:szCs w:val="18"/>
                <w:lang w:eastAsia="en-US"/>
              </w:rPr>
            </w:pPr>
            <w:r>
              <w:rPr>
                <w:rFonts w:cs="Arial"/>
                <w:bCs/>
                <w:color w:val="000000"/>
                <w:sz w:val="18"/>
                <w:szCs w:val="18"/>
                <w:lang w:eastAsia="en-US"/>
              </w:rPr>
              <w:t>(32)</w:t>
            </w:r>
          </w:p>
        </w:tc>
        <w:tc>
          <w:tcPr>
            <w:tcW w:w="1800" w:type="dxa"/>
          </w:tcPr>
          <w:p w14:paraId="2441E1CD" w14:textId="77777777" w:rsidR="00EB6C21" w:rsidRPr="00870162" w:rsidRDefault="00EB6C21" w:rsidP="00EB6C21">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990" w:type="dxa"/>
          </w:tcPr>
          <w:p w14:paraId="0E8038E9" w14:textId="3C3EE0B5"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68140867" w14:textId="2CCC0AA0" w:rsidR="00EB6C21" w:rsidRPr="00870162" w:rsidRDefault="00EB6C21" w:rsidP="00EB6C21">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15</w:t>
            </w:r>
          </w:p>
        </w:tc>
        <w:tc>
          <w:tcPr>
            <w:tcW w:w="1170" w:type="dxa"/>
          </w:tcPr>
          <w:p w14:paraId="63933560" w14:textId="77777777" w:rsidR="00EB6C21" w:rsidRPr="00870162" w:rsidRDefault="00EB6C21" w:rsidP="00EB6C21">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r>
      <w:tr w:rsidR="00BA76FB" w:rsidRPr="00870162" w14:paraId="5E782CD8" w14:textId="77777777" w:rsidTr="002510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tcPr>
          <w:p w14:paraId="6B22B3AE" w14:textId="40093FA4" w:rsidR="00BA76FB" w:rsidRPr="00870162" w:rsidRDefault="001F3267" w:rsidP="00BA76FB">
            <w:pPr>
              <w:jc w:val="center"/>
              <w:rPr>
                <w:rFonts w:cs="Arial"/>
                <w:color w:val="000000"/>
                <w:sz w:val="18"/>
                <w:szCs w:val="18"/>
                <w:lang w:eastAsia="en-US"/>
              </w:rPr>
            </w:pPr>
            <w:r>
              <w:rPr>
                <w:rFonts w:cs="Arial"/>
                <w:color w:val="000000"/>
                <w:sz w:val="18"/>
                <w:szCs w:val="18"/>
                <w:lang w:eastAsia="en-US"/>
              </w:rPr>
              <w:t>39</w:t>
            </w:r>
          </w:p>
        </w:tc>
        <w:tc>
          <w:tcPr>
            <w:tcW w:w="3780" w:type="dxa"/>
          </w:tcPr>
          <w:p w14:paraId="2D53FD0B" w14:textId="46D93A18" w:rsidR="00BA76FB" w:rsidRPr="00C719EE" w:rsidRDefault="00BA76FB" w:rsidP="00BA76FB">
            <w:pPr>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roofErr w:type="spellStart"/>
            <w:r>
              <w:rPr>
                <w:rFonts w:cs="Arial"/>
                <w:sz w:val="18"/>
                <w:szCs w:val="18"/>
                <w:lang w:eastAsia="en-US"/>
              </w:rPr>
              <w:t>FaxNumber.SubscriberNumber</w:t>
            </w:r>
            <w:proofErr w:type="spellEnd"/>
          </w:p>
        </w:tc>
        <w:tc>
          <w:tcPr>
            <w:tcW w:w="1530" w:type="dxa"/>
          </w:tcPr>
          <w:p w14:paraId="0A1F58F4" w14:textId="6E44D815" w:rsidR="00BA76FB" w:rsidRPr="00D86C65" w:rsidRDefault="00BA76FB" w:rsidP="00BA76FB">
            <w:pPr>
              <w:cnfStyle w:val="000000100000" w:firstRow="0" w:lastRow="0" w:firstColumn="0" w:lastColumn="0" w:oddVBand="0" w:evenVBand="0" w:oddHBand="1" w:evenHBand="0" w:firstRowFirstColumn="0" w:firstRowLastColumn="0" w:lastRowFirstColumn="0" w:lastRowLastColumn="0"/>
              <w:rPr>
                <w:rFonts w:cs="Arial"/>
                <w:bCs/>
                <w:color w:val="000000"/>
                <w:sz w:val="18"/>
                <w:szCs w:val="18"/>
                <w:lang w:eastAsia="en-US"/>
              </w:rPr>
            </w:pPr>
            <w:r>
              <w:rPr>
                <w:rFonts w:cs="Arial"/>
                <w:bCs/>
                <w:color w:val="000000"/>
                <w:sz w:val="18"/>
                <w:szCs w:val="18"/>
                <w:lang w:eastAsia="en-US"/>
              </w:rPr>
              <w:t>(33)</w:t>
            </w:r>
          </w:p>
        </w:tc>
        <w:tc>
          <w:tcPr>
            <w:tcW w:w="1800" w:type="dxa"/>
          </w:tcPr>
          <w:p w14:paraId="6FA446D4" w14:textId="77777777" w:rsidR="00BA76FB" w:rsidRPr="00870162" w:rsidRDefault="00BA76FB" w:rsidP="00BA76FB">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c>
          <w:tcPr>
            <w:tcW w:w="990" w:type="dxa"/>
          </w:tcPr>
          <w:p w14:paraId="0C3E2A15" w14:textId="331E16AC" w:rsidR="00BA76FB" w:rsidRPr="00870162" w:rsidRDefault="00BA76FB" w:rsidP="00BA76FB">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47E10CDE" w14:textId="245889B8" w:rsidR="00BA76FB" w:rsidRPr="00870162" w:rsidRDefault="00BA76FB" w:rsidP="00BA76FB">
            <w:pPr>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15</w:t>
            </w:r>
          </w:p>
        </w:tc>
        <w:tc>
          <w:tcPr>
            <w:tcW w:w="1170" w:type="dxa"/>
          </w:tcPr>
          <w:p w14:paraId="1FB7850E" w14:textId="77777777" w:rsidR="00BA76FB" w:rsidRPr="00870162" w:rsidRDefault="00BA76FB" w:rsidP="00BA76FB">
            <w:pPr>
              <w:cnfStyle w:val="000000100000" w:firstRow="0" w:lastRow="0" w:firstColumn="0" w:lastColumn="0" w:oddVBand="0" w:evenVBand="0" w:oddHBand="1" w:evenHBand="0" w:firstRowFirstColumn="0" w:firstRowLastColumn="0" w:lastRowFirstColumn="0" w:lastRowLastColumn="0"/>
              <w:rPr>
                <w:rFonts w:cs="Arial"/>
                <w:color w:val="000000"/>
                <w:sz w:val="18"/>
                <w:szCs w:val="18"/>
                <w:lang w:eastAsia="en-US"/>
              </w:rPr>
            </w:pPr>
          </w:p>
        </w:tc>
      </w:tr>
      <w:tr w:rsidR="005E3F4F" w:rsidRPr="00870162" w14:paraId="2883F845" w14:textId="77777777" w:rsidTr="002510CB">
        <w:trPr>
          <w:trHeight w:val="300"/>
        </w:trPr>
        <w:tc>
          <w:tcPr>
            <w:cnfStyle w:val="001000000000" w:firstRow="0" w:lastRow="0" w:firstColumn="1" w:lastColumn="0" w:oddVBand="0" w:evenVBand="0" w:oddHBand="0" w:evenHBand="0" w:firstRowFirstColumn="0" w:firstRowLastColumn="0" w:lastRowFirstColumn="0" w:lastRowLastColumn="0"/>
            <w:tcW w:w="540" w:type="dxa"/>
          </w:tcPr>
          <w:p w14:paraId="60F867AC" w14:textId="1B5B9EB4" w:rsidR="005E3F4F" w:rsidRDefault="001F3267" w:rsidP="005E3F4F">
            <w:pPr>
              <w:jc w:val="center"/>
              <w:rPr>
                <w:rFonts w:cs="Arial"/>
                <w:color w:val="000000"/>
                <w:sz w:val="18"/>
                <w:szCs w:val="18"/>
                <w:lang w:eastAsia="en-US"/>
              </w:rPr>
            </w:pPr>
            <w:r>
              <w:rPr>
                <w:rFonts w:cs="Arial"/>
                <w:color w:val="000000"/>
                <w:sz w:val="18"/>
                <w:szCs w:val="18"/>
                <w:lang w:eastAsia="en-US"/>
              </w:rPr>
              <w:t>40</w:t>
            </w:r>
          </w:p>
        </w:tc>
        <w:tc>
          <w:tcPr>
            <w:tcW w:w="3780" w:type="dxa"/>
          </w:tcPr>
          <w:p w14:paraId="34AE1D3B" w14:textId="079237D1" w:rsidR="005E3F4F" w:rsidRDefault="005E3F4F" w:rsidP="005E3F4F">
            <w:pPr>
              <w:cnfStyle w:val="000000000000" w:firstRow="0" w:lastRow="0" w:firstColumn="0" w:lastColumn="0" w:oddVBand="0" w:evenVBand="0" w:oddHBand="0" w:evenHBand="0" w:firstRowFirstColumn="0" w:firstRowLastColumn="0" w:lastRowFirstColumn="0" w:lastRowLastColumn="0"/>
              <w:rPr>
                <w:rFonts w:cs="Arial"/>
                <w:sz w:val="18"/>
                <w:szCs w:val="18"/>
                <w:lang w:eastAsia="en-US"/>
              </w:rPr>
            </w:pPr>
            <w:proofErr w:type="spellStart"/>
            <w:r>
              <w:rPr>
                <w:rFonts w:cs="Arial"/>
                <w:sz w:val="18"/>
                <w:szCs w:val="18"/>
                <w:lang w:eastAsia="en-US"/>
              </w:rPr>
              <w:t>EmailAddress</w:t>
            </w:r>
            <w:proofErr w:type="spellEnd"/>
          </w:p>
        </w:tc>
        <w:tc>
          <w:tcPr>
            <w:tcW w:w="1530" w:type="dxa"/>
          </w:tcPr>
          <w:p w14:paraId="16A441EB" w14:textId="3EA63FC7" w:rsidR="005E3F4F" w:rsidRPr="00D86C65" w:rsidRDefault="005E3F4F" w:rsidP="005E3F4F">
            <w:pPr>
              <w:cnfStyle w:val="000000000000" w:firstRow="0" w:lastRow="0" w:firstColumn="0" w:lastColumn="0" w:oddVBand="0" w:evenVBand="0" w:oddHBand="0" w:evenHBand="0" w:firstRowFirstColumn="0" w:firstRowLastColumn="0" w:lastRowFirstColumn="0" w:lastRowLastColumn="0"/>
              <w:rPr>
                <w:rFonts w:cs="Arial"/>
                <w:bCs/>
                <w:color w:val="000000"/>
                <w:sz w:val="18"/>
                <w:szCs w:val="18"/>
                <w:lang w:eastAsia="en-US"/>
              </w:rPr>
            </w:pPr>
            <w:r>
              <w:rPr>
                <w:rFonts w:cs="Arial"/>
                <w:bCs/>
                <w:color w:val="000000"/>
                <w:sz w:val="18"/>
                <w:szCs w:val="18"/>
                <w:lang w:eastAsia="en-US"/>
              </w:rPr>
              <w:t>(34)</w:t>
            </w:r>
          </w:p>
        </w:tc>
        <w:tc>
          <w:tcPr>
            <w:tcW w:w="1800" w:type="dxa"/>
          </w:tcPr>
          <w:p w14:paraId="368193E9" w14:textId="77777777" w:rsidR="005E3F4F" w:rsidRPr="00870162" w:rsidRDefault="005E3F4F" w:rsidP="005E3F4F">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c>
          <w:tcPr>
            <w:tcW w:w="990" w:type="dxa"/>
          </w:tcPr>
          <w:p w14:paraId="24142CAF" w14:textId="04B5CFBB" w:rsidR="005E3F4F" w:rsidRPr="00870162" w:rsidRDefault="005E3F4F" w:rsidP="005E3F4F">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ALPHALOWER</w:t>
            </w:r>
          </w:p>
        </w:tc>
        <w:tc>
          <w:tcPr>
            <w:tcW w:w="720" w:type="dxa"/>
          </w:tcPr>
          <w:p w14:paraId="350303A7" w14:textId="731FB22C" w:rsidR="005E3F4F" w:rsidRPr="00870162" w:rsidRDefault="005E3F4F" w:rsidP="005E3F4F">
            <w:pPr>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r>
              <w:rPr>
                <w:rFonts w:cs="Arial"/>
                <w:color w:val="000000"/>
                <w:sz w:val="18"/>
                <w:szCs w:val="18"/>
                <w:lang w:eastAsia="en-US"/>
              </w:rPr>
              <w:t>256</w:t>
            </w:r>
          </w:p>
        </w:tc>
        <w:tc>
          <w:tcPr>
            <w:tcW w:w="1170" w:type="dxa"/>
          </w:tcPr>
          <w:p w14:paraId="4FAFDB7C" w14:textId="77777777" w:rsidR="005E3F4F" w:rsidRPr="00870162" w:rsidRDefault="005E3F4F" w:rsidP="005E3F4F">
            <w:pPr>
              <w:cnfStyle w:val="000000000000" w:firstRow="0" w:lastRow="0" w:firstColumn="0" w:lastColumn="0" w:oddVBand="0" w:evenVBand="0" w:oddHBand="0" w:evenHBand="0" w:firstRowFirstColumn="0" w:firstRowLastColumn="0" w:lastRowFirstColumn="0" w:lastRowLastColumn="0"/>
              <w:rPr>
                <w:rFonts w:cs="Arial"/>
                <w:color w:val="000000"/>
                <w:sz w:val="18"/>
                <w:szCs w:val="18"/>
                <w:lang w:eastAsia="en-US"/>
              </w:rPr>
            </w:pPr>
          </w:p>
        </w:tc>
      </w:tr>
    </w:tbl>
    <w:p w14:paraId="2EF5A249" w14:textId="77777777" w:rsidR="004E21EE" w:rsidRDefault="004E21EE" w:rsidP="00BA2DC6">
      <w:pPr>
        <w:pStyle w:val="BodyText"/>
        <w:ind w:left="0"/>
      </w:pPr>
    </w:p>
    <w:p w14:paraId="3AF52D25" w14:textId="45780A78" w:rsidR="009C405B" w:rsidRDefault="00277552" w:rsidP="00BA2DC6">
      <w:pPr>
        <w:pStyle w:val="BodyText"/>
        <w:ind w:left="0"/>
      </w:pPr>
      <w:r>
        <w:t>Source File</w:t>
      </w:r>
      <w:r w:rsidR="005034E1">
        <w:t>: csv with header</w:t>
      </w:r>
    </w:p>
    <w:p w14:paraId="54DB2EE2" w14:textId="6F3AAFE5" w:rsidR="00277552" w:rsidRDefault="00EB3893" w:rsidP="00BA2DC6">
      <w:pPr>
        <w:pStyle w:val="BodyText"/>
        <w:ind w:left="0"/>
      </w:pPr>
      <w:r>
        <w:object w:dxaOrig="1520" w:dyaOrig="987" w14:anchorId="397AC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9" o:title=""/>
          </v:shape>
          <o:OLEObject Type="Embed" ProgID="Excel.Sheet.12" ShapeID="_x0000_i1025" DrawAspect="Icon" ObjectID="_1767060200" r:id="rId20"/>
        </w:object>
      </w:r>
    </w:p>
    <w:p w14:paraId="6D67A774" w14:textId="65E0AFE8" w:rsidR="00277552" w:rsidRDefault="00277552" w:rsidP="00BA2DC6">
      <w:pPr>
        <w:pStyle w:val="BodyText"/>
        <w:ind w:left="0"/>
      </w:pPr>
    </w:p>
    <w:p w14:paraId="7AA3F0A1" w14:textId="011708C7" w:rsidR="00B23E88" w:rsidRDefault="003F6BA5" w:rsidP="00BA2DC6">
      <w:pPr>
        <w:pStyle w:val="BodyText"/>
        <w:ind w:left="0"/>
      </w:pPr>
      <w:r>
        <w:rPr>
          <w:rFonts w:ascii="Calibri" w:hAnsi="Calibri" w:cs="Calibri"/>
          <w:color w:val="000000"/>
          <w:sz w:val="22"/>
          <w:szCs w:val="22"/>
          <w:shd w:val="clear" w:color="auto" w:fill="FFFFFF"/>
        </w:rPr>
        <w:br/>
      </w:r>
      <w:r w:rsidR="00B80E76">
        <w:t>User Field Configuration:</w:t>
      </w:r>
    </w:p>
    <w:p w14:paraId="43FFC3A7" w14:textId="77777777" w:rsidR="00740F5E" w:rsidRDefault="00740F5E" w:rsidP="00BA2DC6">
      <w:pPr>
        <w:pStyle w:val="BodyText"/>
        <w:ind w:left="0"/>
      </w:pPr>
    </w:p>
    <w:p w14:paraId="42A896C5" w14:textId="55E8F71E" w:rsidR="00B80E76" w:rsidRDefault="00D0059F" w:rsidP="00BA2DC6">
      <w:pPr>
        <w:pStyle w:val="BodyText"/>
        <w:ind w:left="0"/>
      </w:pPr>
      <w:r w:rsidRPr="00D0059F">
        <w:rPr>
          <w:noProof/>
        </w:rPr>
        <w:drawing>
          <wp:inline distT="0" distB="0" distL="0" distR="0" wp14:anchorId="655D1F80" wp14:editId="408E5707">
            <wp:extent cx="4793395" cy="655377"/>
            <wp:effectExtent l="0" t="0" r="7620" b="0"/>
            <wp:docPr id="438974269" name="Picture 43897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74269" name=""/>
                    <pic:cNvPicPr/>
                  </pic:nvPicPr>
                  <pic:blipFill>
                    <a:blip r:embed="rId21"/>
                    <a:stretch>
                      <a:fillRect/>
                    </a:stretch>
                  </pic:blipFill>
                  <pic:spPr>
                    <a:xfrm>
                      <a:off x="0" y="0"/>
                      <a:ext cx="4793395" cy="655377"/>
                    </a:xfrm>
                    <a:prstGeom prst="rect">
                      <a:avLst/>
                    </a:prstGeom>
                  </pic:spPr>
                </pic:pic>
              </a:graphicData>
            </a:graphic>
          </wp:inline>
        </w:drawing>
      </w:r>
    </w:p>
    <w:p w14:paraId="1FD49DF9" w14:textId="77777777" w:rsidR="00D0059F" w:rsidRDefault="00D0059F" w:rsidP="00BA2DC6">
      <w:pPr>
        <w:pStyle w:val="BodyText"/>
        <w:ind w:left="0"/>
      </w:pPr>
    </w:p>
    <w:p w14:paraId="6A442A60" w14:textId="0A335076" w:rsidR="00D0059F" w:rsidRDefault="00773DFD" w:rsidP="00BA2DC6">
      <w:pPr>
        <w:pStyle w:val="BodyText"/>
        <w:ind w:left="0"/>
      </w:pPr>
      <w:r w:rsidRPr="00773DFD">
        <w:rPr>
          <w:noProof/>
        </w:rPr>
        <w:drawing>
          <wp:inline distT="0" distB="0" distL="0" distR="0" wp14:anchorId="6DA28154" wp14:editId="0E485D48">
            <wp:extent cx="4663844" cy="1668925"/>
            <wp:effectExtent l="0" t="0" r="3810" b="7620"/>
            <wp:docPr id="2058889194" name="Picture 20588891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89194" name="Picture 1" descr="A screenshot of a computer&#10;&#10;Description automatically generated"/>
                    <pic:cNvPicPr/>
                  </pic:nvPicPr>
                  <pic:blipFill>
                    <a:blip r:embed="rId22"/>
                    <a:stretch>
                      <a:fillRect/>
                    </a:stretch>
                  </pic:blipFill>
                  <pic:spPr>
                    <a:xfrm>
                      <a:off x="0" y="0"/>
                      <a:ext cx="4663844" cy="1668925"/>
                    </a:xfrm>
                    <a:prstGeom prst="rect">
                      <a:avLst/>
                    </a:prstGeom>
                  </pic:spPr>
                </pic:pic>
              </a:graphicData>
            </a:graphic>
          </wp:inline>
        </w:drawing>
      </w:r>
    </w:p>
    <w:p w14:paraId="2BB424E6" w14:textId="77777777" w:rsidR="00740F5E" w:rsidRDefault="00740F5E" w:rsidP="00BA2DC6">
      <w:pPr>
        <w:pStyle w:val="BodyText"/>
        <w:ind w:left="0"/>
      </w:pPr>
    </w:p>
    <w:p w14:paraId="1F87211E" w14:textId="1F241DC5" w:rsidR="00773DFD" w:rsidRDefault="009612CB" w:rsidP="00BA2DC6">
      <w:pPr>
        <w:pStyle w:val="BodyText"/>
        <w:ind w:left="0"/>
      </w:pPr>
      <w:r w:rsidRPr="009612CB">
        <w:rPr>
          <w:noProof/>
        </w:rPr>
        <w:drawing>
          <wp:inline distT="0" distB="0" distL="0" distR="0" wp14:anchorId="4796CD5B" wp14:editId="7F50FE23">
            <wp:extent cx="4153260" cy="464860"/>
            <wp:effectExtent l="0" t="0" r="0" b="0"/>
            <wp:docPr id="769837353" name="Picture 769837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37353" name=""/>
                    <pic:cNvPicPr/>
                  </pic:nvPicPr>
                  <pic:blipFill>
                    <a:blip r:embed="rId23"/>
                    <a:stretch>
                      <a:fillRect/>
                    </a:stretch>
                  </pic:blipFill>
                  <pic:spPr>
                    <a:xfrm>
                      <a:off x="0" y="0"/>
                      <a:ext cx="4153260" cy="464860"/>
                    </a:xfrm>
                    <a:prstGeom prst="rect">
                      <a:avLst/>
                    </a:prstGeom>
                  </pic:spPr>
                </pic:pic>
              </a:graphicData>
            </a:graphic>
          </wp:inline>
        </w:drawing>
      </w:r>
    </w:p>
    <w:p w14:paraId="1D8A2C85" w14:textId="3DDE448B" w:rsidR="009612CB" w:rsidRDefault="006413F3" w:rsidP="00BA2DC6">
      <w:pPr>
        <w:pStyle w:val="BodyText"/>
        <w:ind w:left="0"/>
      </w:pPr>
      <w:r w:rsidRPr="006413F3">
        <w:rPr>
          <w:noProof/>
        </w:rPr>
        <w:drawing>
          <wp:inline distT="0" distB="0" distL="0" distR="0" wp14:anchorId="12F85B72" wp14:editId="5CD8DAD0">
            <wp:extent cx="4176122" cy="220999"/>
            <wp:effectExtent l="0" t="0" r="0" b="7620"/>
            <wp:docPr id="192687956" name="Picture 19268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7956" name=""/>
                    <pic:cNvPicPr/>
                  </pic:nvPicPr>
                  <pic:blipFill>
                    <a:blip r:embed="rId24"/>
                    <a:stretch>
                      <a:fillRect/>
                    </a:stretch>
                  </pic:blipFill>
                  <pic:spPr>
                    <a:xfrm>
                      <a:off x="0" y="0"/>
                      <a:ext cx="4176122" cy="220999"/>
                    </a:xfrm>
                    <a:prstGeom prst="rect">
                      <a:avLst/>
                    </a:prstGeom>
                  </pic:spPr>
                </pic:pic>
              </a:graphicData>
            </a:graphic>
          </wp:inline>
        </w:drawing>
      </w:r>
    </w:p>
    <w:p w14:paraId="07B011A1" w14:textId="77777777" w:rsidR="006413F3" w:rsidRDefault="006413F3" w:rsidP="00BA2DC6">
      <w:pPr>
        <w:pStyle w:val="BodyText"/>
        <w:ind w:left="0"/>
      </w:pPr>
    </w:p>
    <w:p w14:paraId="6A305738" w14:textId="424B6E4B" w:rsidR="006413F3" w:rsidRDefault="006413F3" w:rsidP="00BA2DC6">
      <w:pPr>
        <w:pStyle w:val="BodyText"/>
        <w:ind w:left="0"/>
      </w:pPr>
      <w:r w:rsidRPr="006413F3">
        <w:rPr>
          <w:noProof/>
        </w:rPr>
        <w:drawing>
          <wp:inline distT="0" distB="0" distL="0" distR="0" wp14:anchorId="62D2FED9" wp14:editId="5387AF3C">
            <wp:extent cx="4915326" cy="3292125"/>
            <wp:effectExtent l="0" t="0" r="0" b="3810"/>
            <wp:docPr id="1810013031" name="Picture 181001303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13031" name="Picture 1" descr="A screenshot of a web page&#10;&#10;Description automatically generated"/>
                    <pic:cNvPicPr/>
                  </pic:nvPicPr>
                  <pic:blipFill>
                    <a:blip r:embed="rId25"/>
                    <a:stretch>
                      <a:fillRect/>
                    </a:stretch>
                  </pic:blipFill>
                  <pic:spPr>
                    <a:xfrm>
                      <a:off x="0" y="0"/>
                      <a:ext cx="4915326" cy="3292125"/>
                    </a:xfrm>
                    <a:prstGeom prst="rect">
                      <a:avLst/>
                    </a:prstGeom>
                  </pic:spPr>
                </pic:pic>
              </a:graphicData>
            </a:graphic>
          </wp:inline>
        </w:drawing>
      </w:r>
    </w:p>
    <w:p w14:paraId="5D868419" w14:textId="77777777" w:rsidR="00740F5E" w:rsidRDefault="00740F5E" w:rsidP="00BA2DC6">
      <w:pPr>
        <w:pStyle w:val="BodyText"/>
        <w:ind w:left="0"/>
      </w:pPr>
    </w:p>
    <w:p w14:paraId="01DC8D21" w14:textId="38C1AF36" w:rsidR="00740F5E" w:rsidRPr="00740F5E" w:rsidRDefault="00740F5E" w:rsidP="00BA2DC6">
      <w:pPr>
        <w:pStyle w:val="BodyText"/>
        <w:ind w:left="0"/>
        <w:rPr>
          <w:b/>
          <w:bCs/>
        </w:rPr>
      </w:pPr>
      <w:r w:rsidRPr="00740F5E">
        <w:rPr>
          <w:b/>
          <w:bCs/>
        </w:rPr>
        <w:t>Vendor Import</w:t>
      </w:r>
    </w:p>
    <w:p w14:paraId="588D0FD7" w14:textId="77777777" w:rsidR="006413F3" w:rsidRDefault="006413F3" w:rsidP="00BA2DC6">
      <w:pPr>
        <w:pStyle w:val="BodyText"/>
        <w:ind w:left="0"/>
      </w:pPr>
    </w:p>
    <w:p w14:paraId="54E646D4" w14:textId="12473758" w:rsidR="006413F3" w:rsidRDefault="0034661D" w:rsidP="00BA2DC6">
      <w:pPr>
        <w:pStyle w:val="BodyText"/>
        <w:ind w:left="0"/>
      </w:pPr>
      <w:r w:rsidRPr="0034661D">
        <w:rPr>
          <w:noProof/>
        </w:rPr>
        <w:drawing>
          <wp:inline distT="0" distB="0" distL="0" distR="0" wp14:anchorId="5122DE1B" wp14:editId="41AF9DAB">
            <wp:extent cx="4153260" cy="472481"/>
            <wp:effectExtent l="0" t="0" r="0" b="3810"/>
            <wp:docPr id="553386962" name="Picture 553386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6962" name=""/>
                    <pic:cNvPicPr/>
                  </pic:nvPicPr>
                  <pic:blipFill>
                    <a:blip r:embed="rId26"/>
                    <a:stretch>
                      <a:fillRect/>
                    </a:stretch>
                  </pic:blipFill>
                  <pic:spPr>
                    <a:xfrm>
                      <a:off x="0" y="0"/>
                      <a:ext cx="4153260" cy="472481"/>
                    </a:xfrm>
                    <a:prstGeom prst="rect">
                      <a:avLst/>
                    </a:prstGeom>
                  </pic:spPr>
                </pic:pic>
              </a:graphicData>
            </a:graphic>
          </wp:inline>
        </w:drawing>
      </w:r>
    </w:p>
    <w:p w14:paraId="758C68FA" w14:textId="77777777" w:rsidR="0034661D" w:rsidRDefault="0034661D" w:rsidP="00BA2DC6">
      <w:pPr>
        <w:pStyle w:val="BodyText"/>
        <w:ind w:left="0"/>
      </w:pPr>
    </w:p>
    <w:p w14:paraId="09788EC7" w14:textId="53212F3D" w:rsidR="0034661D" w:rsidRPr="00870162" w:rsidRDefault="00333B35" w:rsidP="00BA2DC6">
      <w:pPr>
        <w:pStyle w:val="BodyText"/>
        <w:ind w:left="0"/>
      </w:pPr>
      <w:r w:rsidRPr="00333B35">
        <w:rPr>
          <w:noProof/>
        </w:rPr>
        <w:drawing>
          <wp:inline distT="0" distB="0" distL="0" distR="0" wp14:anchorId="3B1E2335" wp14:editId="67639E5D">
            <wp:extent cx="6629400" cy="2195830"/>
            <wp:effectExtent l="0" t="0" r="0" b="0"/>
            <wp:docPr id="1830766046" name="Picture 18307660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66046" name="Picture 1" descr="A screenshot of a computer&#10;&#10;Description automatically generated"/>
                    <pic:cNvPicPr/>
                  </pic:nvPicPr>
                  <pic:blipFill>
                    <a:blip r:embed="rId27"/>
                    <a:stretch>
                      <a:fillRect/>
                    </a:stretch>
                  </pic:blipFill>
                  <pic:spPr>
                    <a:xfrm>
                      <a:off x="0" y="0"/>
                      <a:ext cx="6629400" cy="2195830"/>
                    </a:xfrm>
                    <a:prstGeom prst="rect">
                      <a:avLst/>
                    </a:prstGeom>
                  </pic:spPr>
                </pic:pic>
              </a:graphicData>
            </a:graphic>
          </wp:inline>
        </w:drawing>
      </w:r>
    </w:p>
    <w:p w14:paraId="77B56C68" w14:textId="26016C7D" w:rsidR="004C1B44" w:rsidRDefault="004C1B44" w:rsidP="006A18D4">
      <w:pPr>
        <w:pStyle w:val="Heading1"/>
      </w:pPr>
      <w:bookmarkStart w:id="37" w:name="_Toc105005169"/>
      <w:bookmarkStart w:id="38" w:name="_Toc105578812"/>
      <w:r>
        <w:t xml:space="preserve">Technical </w:t>
      </w:r>
      <w:bookmarkEnd w:id="5"/>
      <w:bookmarkEnd w:id="6"/>
      <w:r w:rsidR="00720F57">
        <w:t>Specifications</w:t>
      </w:r>
      <w:bookmarkEnd w:id="37"/>
      <w:bookmarkEnd w:id="38"/>
    </w:p>
    <w:p w14:paraId="35FFF55D" w14:textId="77777777" w:rsidR="00F675E8" w:rsidRDefault="00F675E8" w:rsidP="004C1B44">
      <w:pPr>
        <w:pStyle w:val="BodyText"/>
      </w:pPr>
    </w:p>
    <w:p w14:paraId="638FED16" w14:textId="27A66CE6" w:rsidR="00C362F9" w:rsidRDefault="00702257" w:rsidP="00C362F9">
      <w:pPr>
        <w:pStyle w:val="Heading2"/>
      </w:pPr>
      <w:bookmarkStart w:id="39" w:name="_Toc105005171"/>
      <w:bookmarkStart w:id="40" w:name="_Toc105578813"/>
      <w:bookmarkStart w:id="41" w:name="_Toc225939728"/>
      <w:bookmarkStart w:id="42" w:name="_Toc270369351"/>
      <w:r>
        <w:t xml:space="preserve">Solution </w:t>
      </w:r>
      <w:r w:rsidR="00C362F9">
        <w:t>Overview</w:t>
      </w:r>
      <w:bookmarkEnd w:id="39"/>
      <w:bookmarkEnd w:id="40"/>
    </w:p>
    <w:p w14:paraId="1EC5B46B" w14:textId="5C473A18" w:rsidR="00217CC0" w:rsidRDefault="00C362F9" w:rsidP="00C362F9">
      <w:pPr>
        <w:pStyle w:val="BodyText"/>
      </w:pPr>
      <w:r>
        <w:t xml:space="preserve">&lt;Describe high level proposed solution. Add </w:t>
      </w:r>
      <w:r w:rsidR="00282781">
        <w:t xml:space="preserve">components, </w:t>
      </w:r>
      <w:r>
        <w:t xml:space="preserve">trigger code, </w:t>
      </w:r>
      <w:proofErr w:type="spellStart"/>
      <w:r>
        <w:t>etc</w:t>
      </w:r>
      <w:proofErr w:type="spellEnd"/>
      <w:r>
        <w:t xml:space="preserve"> as applicable.</w:t>
      </w:r>
      <w:r w:rsidR="00086B25">
        <w:t xml:space="preserve"> </w:t>
      </w:r>
      <w:r w:rsidR="00217CC0">
        <w:t xml:space="preserve">If using </w:t>
      </w:r>
      <w:r w:rsidR="00CF5B74">
        <w:t>Change Management, provide Tag ID to be used</w:t>
      </w:r>
      <w:r w:rsidR="00086B25">
        <w:t>.&gt;</w:t>
      </w:r>
    </w:p>
    <w:p w14:paraId="338C7F9D" w14:textId="56C74F98" w:rsidR="005836C2" w:rsidRDefault="005836C2" w:rsidP="00C362F9">
      <w:pPr>
        <w:pStyle w:val="BodyText"/>
      </w:pPr>
    </w:p>
    <w:p w14:paraId="0228D8F4" w14:textId="77777777" w:rsidR="005836C2" w:rsidRDefault="005836C2" w:rsidP="005836C2">
      <w:pPr>
        <w:pStyle w:val="BodyText"/>
      </w:pPr>
      <w:r>
        <w:t>The integration between Client to Infor comprises of the following steps:</w:t>
      </w:r>
    </w:p>
    <w:p w14:paraId="7417C2A2" w14:textId="2FD65383" w:rsidR="005836C2" w:rsidRDefault="005836C2" w:rsidP="00BD36CB">
      <w:pPr>
        <w:pStyle w:val="BodyText"/>
        <w:numPr>
          <w:ilvl w:val="0"/>
          <w:numId w:val="7"/>
        </w:numPr>
      </w:pPr>
      <w:r>
        <w:t xml:space="preserve">The source file will be placed on the </w:t>
      </w:r>
      <w:proofErr w:type="spellStart"/>
      <w:r>
        <w:t>sFTP</w:t>
      </w:r>
      <w:proofErr w:type="spellEnd"/>
      <w:r>
        <w:t xml:space="preserve"> Directory.</w:t>
      </w:r>
    </w:p>
    <w:p w14:paraId="4E92B152" w14:textId="40216DF4" w:rsidR="005836C2" w:rsidRDefault="005836C2" w:rsidP="00BD36CB">
      <w:pPr>
        <w:pStyle w:val="BodyText"/>
        <w:numPr>
          <w:ilvl w:val="0"/>
          <w:numId w:val="7"/>
        </w:numPr>
      </w:pPr>
      <w:r>
        <w:t xml:space="preserve">The </w:t>
      </w:r>
      <w:r w:rsidR="000D02F6">
        <w:t xml:space="preserve">File Channel daemon </w:t>
      </w:r>
      <w:r w:rsidR="0009740A">
        <w:t xml:space="preserve">will </w:t>
      </w:r>
      <w:r>
        <w:t>invoke the Infor Process Automation solution (IPA).</w:t>
      </w:r>
    </w:p>
    <w:p w14:paraId="6CA979EB" w14:textId="6AB82F33" w:rsidR="005836C2" w:rsidRDefault="005836C2" w:rsidP="00BD36CB">
      <w:pPr>
        <w:pStyle w:val="BodyText"/>
        <w:numPr>
          <w:ilvl w:val="0"/>
          <w:numId w:val="7"/>
        </w:numPr>
      </w:pPr>
      <w:r>
        <w:t xml:space="preserve">The IPA will load the source file into the staging business class in </w:t>
      </w:r>
      <w:r w:rsidR="00FB304E">
        <w:t>FSM</w:t>
      </w:r>
      <w:r>
        <w:t xml:space="preserve"> </w:t>
      </w:r>
      <w:r w:rsidR="00FB304E">
        <w:t>e</w:t>
      </w:r>
      <w:r>
        <w:t>nvironment</w:t>
      </w:r>
      <w:r w:rsidR="00434BE9">
        <w:t>.</w:t>
      </w:r>
    </w:p>
    <w:p w14:paraId="53305EF7" w14:textId="2FDE6E37" w:rsidR="00434BE9" w:rsidRDefault="00434BE9" w:rsidP="00BD36CB">
      <w:pPr>
        <w:pStyle w:val="BodyText"/>
        <w:numPr>
          <w:ilvl w:val="0"/>
          <w:numId w:val="7"/>
        </w:numPr>
      </w:pPr>
      <w:r>
        <w:t xml:space="preserve">The IPA will </w:t>
      </w:r>
      <w:r w:rsidR="00C72EC8">
        <w:t xml:space="preserve">trigger the </w:t>
      </w:r>
      <w:r w:rsidR="00F15E84">
        <w:t>interface program to move the data from the staging business class to the solution business class when the source file has been imported successfully.</w:t>
      </w:r>
    </w:p>
    <w:p w14:paraId="0337098D" w14:textId="57A09B6B" w:rsidR="00C26BBB" w:rsidRDefault="00C26BBB" w:rsidP="00BD36CB">
      <w:pPr>
        <w:pStyle w:val="BodyText"/>
        <w:numPr>
          <w:ilvl w:val="0"/>
          <w:numId w:val="7"/>
        </w:numPr>
      </w:pPr>
      <w:r>
        <w:t xml:space="preserve">The IPA will send notification </w:t>
      </w:r>
      <w:r w:rsidR="007C345F">
        <w:t xml:space="preserve">of failure to </w:t>
      </w:r>
      <w:r w:rsidR="00B70543">
        <w:t>identify</w:t>
      </w:r>
      <w:r w:rsidR="007C345F">
        <w:t xml:space="preserve"> </w:t>
      </w:r>
      <w:r w:rsidR="009228BD">
        <w:t>recipients based on the following:</w:t>
      </w:r>
    </w:p>
    <w:p w14:paraId="4EE185F4" w14:textId="43A4D201" w:rsidR="009228BD" w:rsidRDefault="009228BD" w:rsidP="00BD36CB">
      <w:pPr>
        <w:pStyle w:val="BodyText"/>
        <w:numPr>
          <w:ilvl w:val="1"/>
          <w:numId w:val="7"/>
        </w:numPr>
      </w:pPr>
      <w:proofErr w:type="spellStart"/>
      <w:r>
        <w:t>DBImport</w:t>
      </w:r>
      <w:proofErr w:type="spellEnd"/>
      <w:r>
        <w:t xml:space="preserve"> result</w:t>
      </w:r>
    </w:p>
    <w:p w14:paraId="25194808" w14:textId="11276A6F" w:rsidR="004B08AE" w:rsidRDefault="004B08AE" w:rsidP="00BD36CB">
      <w:pPr>
        <w:pStyle w:val="BodyText"/>
        <w:numPr>
          <w:ilvl w:val="1"/>
          <w:numId w:val="7"/>
        </w:numPr>
      </w:pPr>
      <w:r>
        <w:t>Interface program result</w:t>
      </w:r>
    </w:p>
    <w:p w14:paraId="2AFBFD63" w14:textId="524AEDDF" w:rsidR="009228BD" w:rsidRDefault="00AA5D5C" w:rsidP="00BD36CB">
      <w:pPr>
        <w:pStyle w:val="BodyText"/>
        <w:numPr>
          <w:ilvl w:val="1"/>
          <w:numId w:val="7"/>
        </w:numPr>
      </w:pPr>
      <w:r>
        <w:t>If there are unmatched GL strings vs the Cross Reference table</w:t>
      </w:r>
    </w:p>
    <w:p w14:paraId="1F946F89" w14:textId="2042A6BB" w:rsidR="00AA5D5C" w:rsidRDefault="004B08AE" w:rsidP="00BD36CB">
      <w:pPr>
        <w:pStyle w:val="BodyText"/>
        <w:numPr>
          <w:ilvl w:val="0"/>
          <w:numId w:val="7"/>
        </w:numPr>
      </w:pPr>
      <w:r>
        <w:t xml:space="preserve">A configured action </w:t>
      </w:r>
      <w:r w:rsidR="00BD098D">
        <w:t>can</w:t>
      </w:r>
      <w:r>
        <w:t xml:space="preserve"> be triggered on-demand if the </w:t>
      </w:r>
      <w:r w:rsidR="00BD098D">
        <w:t>interface program failed.</w:t>
      </w:r>
    </w:p>
    <w:p w14:paraId="4EF6B4D8" w14:textId="1D67EE2F" w:rsidR="003E5B43" w:rsidRDefault="003E5B43" w:rsidP="00C362F9">
      <w:pPr>
        <w:pStyle w:val="BodyText"/>
      </w:pPr>
    </w:p>
    <w:p w14:paraId="7726DB0D" w14:textId="77777777" w:rsidR="00816FC2" w:rsidRDefault="00816FC2" w:rsidP="00816FC2">
      <w:pPr>
        <w:pStyle w:val="BodyText"/>
      </w:pPr>
    </w:p>
    <w:p w14:paraId="56DB5F91" w14:textId="63869320" w:rsidR="008D5DA6" w:rsidRPr="000D545A" w:rsidRDefault="007C36CC" w:rsidP="00691941">
      <w:pPr>
        <w:pStyle w:val="Heading2"/>
      </w:pPr>
      <w:bookmarkStart w:id="43" w:name="_Toc105578814"/>
      <w:r>
        <w:t>Technical Configurations</w:t>
      </w:r>
      <w:bookmarkEnd w:id="43"/>
    </w:p>
    <w:p w14:paraId="38EE25E7" w14:textId="77777777" w:rsidR="00012528" w:rsidRPr="00AE4E71" w:rsidRDefault="00012528" w:rsidP="00691941">
      <w:pPr>
        <w:pStyle w:val="BodyText"/>
        <w:ind w:left="0" w:firstLine="720"/>
      </w:pPr>
    </w:p>
    <w:p w14:paraId="2330DBCC" w14:textId="1177F6EB" w:rsidR="008D5DA6" w:rsidRDefault="004D165B" w:rsidP="00691941">
      <w:pPr>
        <w:pStyle w:val="Heading3"/>
      </w:pPr>
      <w:bookmarkStart w:id="44" w:name="_Toc105005173"/>
      <w:r>
        <w:t xml:space="preserve">Application </w:t>
      </w:r>
      <w:r w:rsidR="00C912A3">
        <w:t>Configuration</w:t>
      </w:r>
      <w:bookmarkEnd w:id="44"/>
    </w:p>
    <w:p w14:paraId="6552C02D" w14:textId="77777777" w:rsidR="00A10364" w:rsidRPr="00A10364" w:rsidRDefault="00A10364" w:rsidP="00691941">
      <w:pPr>
        <w:pStyle w:val="BodyText"/>
      </w:pPr>
    </w:p>
    <w:p w14:paraId="68218400" w14:textId="41CEE5BA" w:rsidR="008D5DA6" w:rsidRDefault="008D5DA6" w:rsidP="00691941">
      <w:pPr>
        <w:pStyle w:val="Heading4"/>
      </w:pPr>
      <w:bookmarkStart w:id="45" w:name="_Hlk528450"/>
      <w:r>
        <w:t>User Fields</w:t>
      </w:r>
      <w:r w:rsidR="0091718F">
        <w:t xml:space="preserve"> </w:t>
      </w:r>
      <w:r w:rsidR="0040208E">
        <w:t>–</w:t>
      </w:r>
      <w:r w:rsidR="0091718F">
        <w:t xml:space="preserve"> </w:t>
      </w:r>
      <w:r w:rsidR="0040208E">
        <w:t>Persistent</w:t>
      </w:r>
    </w:p>
    <w:tbl>
      <w:tblPr>
        <w:tblStyle w:val="LightGrid-Accent1"/>
        <w:tblW w:w="0" w:type="auto"/>
        <w:tblLayout w:type="fixed"/>
        <w:tblLook w:val="04A0" w:firstRow="1" w:lastRow="0" w:firstColumn="1" w:lastColumn="0" w:noHBand="0" w:noVBand="1"/>
      </w:tblPr>
      <w:tblGrid>
        <w:gridCol w:w="1251"/>
        <w:gridCol w:w="1459"/>
        <w:gridCol w:w="1250"/>
        <w:gridCol w:w="1250"/>
        <w:gridCol w:w="2605"/>
        <w:gridCol w:w="2605"/>
      </w:tblGrid>
      <w:tr w:rsidR="00B77AF4" w:rsidRPr="00544890" w14:paraId="1027AE8B" w14:textId="6BDEEB6B" w:rsidTr="001E6179">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51" w:type="dxa"/>
          </w:tcPr>
          <w:p w14:paraId="71742E07" w14:textId="26DDF745" w:rsidR="00F75BFE" w:rsidRPr="00544890" w:rsidRDefault="00F75BFE" w:rsidP="00691941">
            <w:pPr>
              <w:rPr>
                <w:rFonts w:cs="Arial"/>
                <w:sz w:val="18"/>
                <w:szCs w:val="18"/>
              </w:rPr>
            </w:pPr>
            <w:r w:rsidRPr="00544890">
              <w:rPr>
                <w:rFonts w:cs="Arial"/>
                <w:sz w:val="18"/>
                <w:szCs w:val="18"/>
              </w:rPr>
              <w:t>Business Class</w:t>
            </w:r>
          </w:p>
        </w:tc>
        <w:tc>
          <w:tcPr>
            <w:tcW w:w="1459" w:type="dxa"/>
          </w:tcPr>
          <w:p w14:paraId="1116BF87" w14:textId="2C12557A" w:rsidR="00F75BFE" w:rsidRPr="00544890" w:rsidRDefault="00F75BFE"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Field Name</w:t>
            </w:r>
          </w:p>
        </w:tc>
        <w:tc>
          <w:tcPr>
            <w:tcW w:w="1250" w:type="dxa"/>
          </w:tcPr>
          <w:p w14:paraId="30BE509F" w14:textId="66887853" w:rsidR="00F75BFE" w:rsidRPr="00544890" w:rsidRDefault="00F75BFE"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Default Label</w:t>
            </w:r>
          </w:p>
        </w:tc>
        <w:tc>
          <w:tcPr>
            <w:tcW w:w="1250" w:type="dxa"/>
          </w:tcPr>
          <w:p w14:paraId="61FA4B00" w14:textId="70C80B28" w:rsidR="00F75BFE" w:rsidRPr="00544890" w:rsidRDefault="00B3270B"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Field Type</w:t>
            </w:r>
          </w:p>
        </w:tc>
        <w:tc>
          <w:tcPr>
            <w:tcW w:w="2605" w:type="dxa"/>
          </w:tcPr>
          <w:p w14:paraId="5A1C24D4" w14:textId="0D98C7A7" w:rsidR="00F75BFE" w:rsidRPr="00544890" w:rsidRDefault="00B3270B"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Field Rule/s</w:t>
            </w:r>
          </w:p>
        </w:tc>
        <w:tc>
          <w:tcPr>
            <w:tcW w:w="2605" w:type="dxa"/>
          </w:tcPr>
          <w:p w14:paraId="04BDAD17" w14:textId="57DFA72D" w:rsidR="00F75BFE" w:rsidRPr="00544890" w:rsidRDefault="00B3270B"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Definition</w:t>
            </w:r>
          </w:p>
        </w:tc>
      </w:tr>
      <w:tr w:rsidR="00B77AF4" w:rsidRPr="00544890" w14:paraId="0A05F643" w14:textId="5229B244" w:rsidTr="001E6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Pr>
          <w:p w14:paraId="5D5FC89C" w14:textId="77777777" w:rsidR="00F75BFE" w:rsidRPr="00544890" w:rsidRDefault="00F75BFE" w:rsidP="00691941">
            <w:pPr>
              <w:rPr>
                <w:rFonts w:cs="Arial"/>
                <w:b w:val="0"/>
                <w:sz w:val="16"/>
                <w:szCs w:val="16"/>
              </w:rPr>
            </w:pPr>
          </w:p>
        </w:tc>
        <w:tc>
          <w:tcPr>
            <w:tcW w:w="1459" w:type="dxa"/>
          </w:tcPr>
          <w:p w14:paraId="3E9FF8C4" w14:textId="77777777" w:rsidR="00F75BFE" w:rsidRPr="00544890" w:rsidRDefault="00F75BFE"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250" w:type="dxa"/>
          </w:tcPr>
          <w:p w14:paraId="1A1746DB" w14:textId="77777777" w:rsidR="00F75BFE" w:rsidRPr="00544890" w:rsidRDefault="00F75BFE"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250" w:type="dxa"/>
          </w:tcPr>
          <w:p w14:paraId="24A8A915" w14:textId="77777777" w:rsidR="00F75BFE" w:rsidRPr="00544890" w:rsidRDefault="00F75BFE"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2605" w:type="dxa"/>
          </w:tcPr>
          <w:p w14:paraId="756B3DF4" w14:textId="7F3E278D" w:rsidR="00F75BFE" w:rsidRPr="00544890" w:rsidRDefault="00B3270B"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44890">
              <w:rPr>
                <w:sz w:val="16"/>
                <w:szCs w:val="16"/>
              </w:rPr>
              <w:t>&lt;Require, initial or default rules&gt;</w:t>
            </w:r>
          </w:p>
        </w:tc>
        <w:tc>
          <w:tcPr>
            <w:tcW w:w="2605" w:type="dxa"/>
          </w:tcPr>
          <w:p w14:paraId="2E34A3BE" w14:textId="3BC00833" w:rsidR="00F75BFE" w:rsidRPr="00544890" w:rsidRDefault="00B3270B"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44890">
              <w:rPr>
                <w:sz w:val="16"/>
                <w:szCs w:val="16"/>
              </w:rPr>
              <w:t>&lt;High-level description of the field requirement&gt;</w:t>
            </w:r>
          </w:p>
        </w:tc>
      </w:tr>
      <w:tr w:rsidR="006E3BA8" w:rsidRPr="00544890" w14:paraId="59253073" w14:textId="77777777" w:rsidTr="001E61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Pr>
          <w:p w14:paraId="0C95D0C3" w14:textId="5E706AFE" w:rsidR="002F5FED" w:rsidRPr="00544890" w:rsidRDefault="00856F3B" w:rsidP="00691941">
            <w:pPr>
              <w:rPr>
                <w:rFonts w:cs="Arial"/>
                <w:b w:val="0"/>
                <w:sz w:val="16"/>
                <w:szCs w:val="16"/>
              </w:rPr>
            </w:pPr>
            <w:r>
              <w:rPr>
                <w:rFonts w:cs="Arial"/>
                <w:b w:val="0"/>
                <w:sz w:val="16"/>
                <w:szCs w:val="16"/>
              </w:rPr>
              <w:t>Vendor</w:t>
            </w:r>
          </w:p>
        </w:tc>
        <w:tc>
          <w:tcPr>
            <w:tcW w:w="1459" w:type="dxa"/>
          </w:tcPr>
          <w:p w14:paraId="6A7683F5" w14:textId="5A5D5D9B" w:rsidR="002F5FED" w:rsidRPr="00544890" w:rsidRDefault="00034074"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roofErr w:type="spellStart"/>
            <w:r w:rsidRPr="00034074">
              <w:rPr>
                <w:rFonts w:cs="Arial"/>
                <w:sz w:val="16"/>
                <w:szCs w:val="16"/>
              </w:rPr>
              <w:t>AHVendorServiceType</w:t>
            </w:r>
            <w:proofErr w:type="spellEnd"/>
          </w:p>
        </w:tc>
        <w:tc>
          <w:tcPr>
            <w:tcW w:w="1250" w:type="dxa"/>
          </w:tcPr>
          <w:p w14:paraId="5FB133E8" w14:textId="2BF25405" w:rsidR="002F5FED" w:rsidRPr="00544890" w:rsidRDefault="00034074"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r>
              <w:rPr>
                <w:rFonts w:cs="Arial"/>
                <w:sz w:val="16"/>
                <w:szCs w:val="16"/>
              </w:rPr>
              <w:t xml:space="preserve">Vendor </w:t>
            </w:r>
            <w:r w:rsidR="00581B21">
              <w:rPr>
                <w:rFonts w:cs="Arial"/>
                <w:sz w:val="16"/>
                <w:szCs w:val="16"/>
              </w:rPr>
              <w:t>Service Type</w:t>
            </w:r>
          </w:p>
        </w:tc>
        <w:tc>
          <w:tcPr>
            <w:tcW w:w="1250" w:type="dxa"/>
          </w:tcPr>
          <w:p w14:paraId="2C212652" w14:textId="7FD5113B" w:rsidR="002F5FED" w:rsidRPr="00544890" w:rsidRDefault="00B77AF4"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r>
              <w:rPr>
                <w:rFonts w:cs="Arial"/>
                <w:sz w:val="16"/>
                <w:szCs w:val="16"/>
              </w:rPr>
              <w:t xml:space="preserve">Alpha, </w:t>
            </w:r>
            <w:r w:rsidR="00C94F2E">
              <w:rPr>
                <w:rFonts w:cs="Arial"/>
                <w:sz w:val="16"/>
                <w:szCs w:val="16"/>
              </w:rPr>
              <w:t>30</w:t>
            </w:r>
          </w:p>
        </w:tc>
        <w:tc>
          <w:tcPr>
            <w:tcW w:w="2605" w:type="dxa"/>
          </w:tcPr>
          <w:p w14:paraId="0EC7E5DE" w14:textId="3CCE3C05" w:rsidR="002F5FED" w:rsidRPr="00544890" w:rsidRDefault="00581B21" w:rsidP="00691941">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Optional</w:t>
            </w:r>
          </w:p>
        </w:tc>
        <w:tc>
          <w:tcPr>
            <w:tcW w:w="2605" w:type="dxa"/>
          </w:tcPr>
          <w:p w14:paraId="25CA3377" w14:textId="0A537CA8" w:rsidR="002F5FED" w:rsidRPr="00544890" w:rsidRDefault="002F5FED" w:rsidP="00691941">
            <w:pPr>
              <w:cnfStyle w:val="000000010000" w:firstRow="0" w:lastRow="0" w:firstColumn="0" w:lastColumn="0" w:oddVBand="0" w:evenVBand="0" w:oddHBand="0" w:evenHBand="1" w:firstRowFirstColumn="0" w:firstRowLastColumn="0" w:lastRowFirstColumn="0" w:lastRowLastColumn="0"/>
              <w:rPr>
                <w:sz w:val="16"/>
                <w:szCs w:val="16"/>
              </w:rPr>
            </w:pPr>
          </w:p>
        </w:tc>
      </w:tr>
    </w:tbl>
    <w:p w14:paraId="3BBD101A" w14:textId="77777777" w:rsidR="00D571C7" w:rsidRPr="00D571C7" w:rsidRDefault="00D571C7" w:rsidP="00691941">
      <w:pPr>
        <w:pStyle w:val="BodyText"/>
      </w:pPr>
    </w:p>
    <w:bookmarkEnd w:id="45"/>
    <w:p w14:paraId="6F45F245" w14:textId="2C1FBA2F" w:rsidR="00287A29" w:rsidRDefault="00287A29" w:rsidP="00691941">
      <w:pPr>
        <w:pStyle w:val="Heading4"/>
      </w:pPr>
      <w:r>
        <w:t>User Fields – Transient</w:t>
      </w:r>
    </w:p>
    <w:tbl>
      <w:tblPr>
        <w:tblStyle w:val="LightGrid-Accent1"/>
        <w:tblW w:w="0" w:type="auto"/>
        <w:tblLayout w:type="fixed"/>
        <w:tblLook w:val="04A0" w:firstRow="1" w:lastRow="0" w:firstColumn="1" w:lastColumn="0" w:noHBand="0" w:noVBand="1"/>
      </w:tblPr>
      <w:tblGrid>
        <w:gridCol w:w="1251"/>
        <w:gridCol w:w="1459"/>
        <w:gridCol w:w="1250"/>
        <w:gridCol w:w="1250"/>
        <w:gridCol w:w="2605"/>
        <w:gridCol w:w="2605"/>
      </w:tblGrid>
      <w:tr w:rsidR="00B50507" w:rsidRPr="00544890" w14:paraId="2B0C9FC8" w14:textId="77777777" w:rsidTr="001E6179">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51" w:type="dxa"/>
          </w:tcPr>
          <w:p w14:paraId="2148CBE0" w14:textId="77777777" w:rsidR="00B50507" w:rsidRPr="00544890" w:rsidRDefault="00B50507" w:rsidP="00691941">
            <w:pPr>
              <w:rPr>
                <w:rFonts w:cs="Arial"/>
                <w:sz w:val="18"/>
                <w:szCs w:val="18"/>
              </w:rPr>
            </w:pPr>
            <w:bookmarkStart w:id="46" w:name="_Hlk96534587"/>
            <w:r w:rsidRPr="00544890">
              <w:rPr>
                <w:rFonts w:cs="Arial"/>
                <w:sz w:val="18"/>
                <w:szCs w:val="18"/>
              </w:rPr>
              <w:t>Business Class</w:t>
            </w:r>
          </w:p>
        </w:tc>
        <w:tc>
          <w:tcPr>
            <w:tcW w:w="1459" w:type="dxa"/>
          </w:tcPr>
          <w:p w14:paraId="00C21756" w14:textId="77777777" w:rsidR="00B50507" w:rsidRPr="00544890" w:rsidRDefault="00B50507"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Field Name</w:t>
            </w:r>
          </w:p>
        </w:tc>
        <w:tc>
          <w:tcPr>
            <w:tcW w:w="1250" w:type="dxa"/>
          </w:tcPr>
          <w:p w14:paraId="3105F23E" w14:textId="77777777" w:rsidR="00B50507" w:rsidRPr="00544890" w:rsidRDefault="00B50507"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Default Label</w:t>
            </w:r>
          </w:p>
        </w:tc>
        <w:tc>
          <w:tcPr>
            <w:tcW w:w="1250" w:type="dxa"/>
          </w:tcPr>
          <w:p w14:paraId="4C2B109C" w14:textId="77777777" w:rsidR="00B50507" w:rsidRPr="00544890" w:rsidRDefault="00B50507"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Field Type</w:t>
            </w:r>
          </w:p>
        </w:tc>
        <w:tc>
          <w:tcPr>
            <w:tcW w:w="2605" w:type="dxa"/>
          </w:tcPr>
          <w:p w14:paraId="2B291F15" w14:textId="77777777" w:rsidR="00B50507" w:rsidRPr="00544890" w:rsidRDefault="00B50507"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Field Rule/s</w:t>
            </w:r>
          </w:p>
        </w:tc>
        <w:tc>
          <w:tcPr>
            <w:tcW w:w="2605" w:type="dxa"/>
          </w:tcPr>
          <w:p w14:paraId="639A21B9" w14:textId="77777777" w:rsidR="00B50507" w:rsidRPr="00544890" w:rsidRDefault="00B50507"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Definition</w:t>
            </w:r>
          </w:p>
        </w:tc>
      </w:tr>
      <w:tr w:rsidR="00B50507" w:rsidRPr="00544890" w14:paraId="3590D601" w14:textId="77777777" w:rsidTr="001E6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Pr>
          <w:p w14:paraId="1E5A92E0" w14:textId="77777777" w:rsidR="00B50507" w:rsidRPr="00544890" w:rsidRDefault="00B50507" w:rsidP="00691941">
            <w:pPr>
              <w:rPr>
                <w:rFonts w:cs="Arial"/>
                <w:b w:val="0"/>
                <w:sz w:val="16"/>
                <w:szCs w:val="16"/>
              </w:rPr>
            </w:pPr>
          </w:p>
        </w:tc>
        <w:tc>
          <w:tcPr>
            <w:tcW w:w="1459" w:type="dxa"/>
          </w:tcPr>
          <w:p w14:paraId="13C15F57" w14:textId="77777777" w:rsidR="00B50507" w:rsidRPr="00544890" w:rsidRDefault="00B50507"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250" w:type="dxa"/>
          </w:tcPr>
          <w:p w14:paraId="7C733669" w14:textId="77777777" w:rsidR="00B50507" w:rsidRPr="00544890" w:rsidRDefault="00B50507"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250" w:type="dxa"/>
          </w:tcPr>
          <w:p w14:paraId="6AFB67FB" w14:textId="77777777" w:rsidR="00B50507" w:rsidRPr="00544890" w:rsidRDefault="00B50507"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2605" w:type="dxa"/>
          </w:tcPr>
          <w:p w14:paraId="49D1028B" w14:textId="77777777" w:rsidR="00B50507" w:rsidRPr="00544890" w:rsidRDefault="00B50507"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44890">
              <w:rPr>
                <w:sz w:val="16"/>
                <w:szCs w:val="16"/>
              </w:rPr>
              <w:t>&lt;Require, initial or default rules&gt;</w:t>
            </w:r>
          </w:p>
        </w:tc>
        <w:tc>
          <w:tcPr>
            <w:tcW w:w="2605" w:type="dxa"/>
          </w:tcPr>
          <w:p w14:paraId="725B59CC" w14:textId="77777777" w:rsidR="00B50507" w:rsidRPr="00544890" w:rsidRDefault="00B50507"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44890">
              <w:rPr>
                <w:sz w:val="16"/>
                <w:szCs w:val="16"/>
              </w:rPr>
              <w:t>&lt;High-level description of the field requirement&gt;</w:t>
            </w:r>
          </w:p>
        </w:tc>
      </w:tr>
      <w:tr w:rsidR="00C17197" w:rsidRPr="00544890" w14:paraId="63B6E8FA" w14:textId="77777777" w:rsidTr="001E61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Pr>
          <w:p w14:paraId="106EB79D" w14:textId="690E15BD" w:rsidR="00B50507" w:rsidRPr="00544890" w:rsidRDefault="00B50507" w:rsidP="00691941">
            <w:pPr>
              <w:rPr>
                <w:rFonts w:cs="Arial"/>
                <w:b w:val="0"/>
                <w:sz w:val="16"/>
                <w:szCs w:val="16"/>
              </w:rPr>
            </w:pPr>
          </w:p>
        </w:tc>
        <w:tc>
          <w:tcPr>
            <w:tcW w:w="1459" w:type="dxa"/>
          </w:tcPr>
          <w:p w14:paraId="0286ADF2" w14:textId="2F65A23F" w:rsidR="00B50507" w:rsidRPr="00544890" w:rsidRDefault="00B50507"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250" w:type="dxa"/>
          </w:tcPr>
          <w:p w14:paraId="03CBE154" w14:textId="7978EE94" w:rsidR="00B50507" w:rsidRPr="00544890" w:rsidRDefault="00B50507"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250" w:type="dxa"/>
          </w:tcPr>
          <w:p w14:paraId="3F9000C6" w14:textId="506CD01E" w:rsidR="00B50507" w:rsidRPr="00544890" w:rsidRDefault="00B50507"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2605" w:type="dxa"/>
          </w:tcPr>
          <w:p w14:paraId="127A91AD" w14:textId="157BFB85" w:rsidR="00B50507" w:rsidRPr="00544890" w:rsidRDefault="00B50507" w:rsidP="00691941">
            <w:pPr>
              <w:cnfStyle w:val="000000010000" w:firstRow="0" w:lastRow="0" w:firstColumn="0" w:lastColumn="0" w:oddVBand="0" w:evenVBand="0" w:oddHBand="0" w:evenHBand="1" w:firstRowFirstColumn="0" w:firstRowLastColumn="0" w:lastRowFirstColumn="0" w:lastRowLastColumn="0"/>
              <w:rPr>
                <w:sz w:val="16"/>
                <w:szCs w:val="16"/>
              </w:rPr>
            </w:pPr>
          </w:p>
        </w:tc>
        <w:tc>
          <w:tcPr>
            <w:tcW w:w="2605" w:type="dxa"/>
          </w:tcPr>
          <w:p w14:paraId="033357AB" w14:textId="08DCB0EC" w:rsidR="00B50507" w:rsidRPr="00544890" w:rsidRDefault="00B50507" w:rsidP="00691941">
            <w:pPr>
              <w:cnfStyle w:val="000000010000" w:firstRow="0" w:lastRow="0" w:firstColumn="0" w:lastColumn="0" w:oddVBand="0" w:evenVBand="0" w:oddHBand="0" w:evenHBand="1" w:firstRowFirstColumn="0" w:firstRowLastColumn="0" w:lastRowFirstColumn="0" w:lastRowLastColumn="0"/>
              <w:rPr>
                <w:sz w:val="16"/>
                <w:szCs w:val="16"/>
              </w:rPr>
            </w:pPr>
          </w:p>
        </w:tc>
      </w:tr>
      <w:bookmarkEnd w:id="46"/>
    </w:tbl>
    <w:p w14:paraId="03306FE7" w14:textId="77777777" w:rsidR="0047040A" w:rsidRDefault="0047040A" w:rsidP="00691941">
      <w:pPr>
        <w:pStyle w:val="BodyText"/>
      </w:pPr>
    </w:p>
    <w:p w14:paraId="098CFD2A" w14:textId="05CDC3B3" w:rsidR="0016220E" w:rsidRDefault="0016220E" w:rsidP="00691941">
      <w:pPr>
        <w:pStyle w:val="Heading4"/>
      </w:pPr>
      <w:r>
        <w:t>User Fields – Derived</w:t>
      </w:r>
    </w:p>
    <w:tbl>
      <w:tblPr>
        <w:tblStyle w:val="LightGrid-Accent1"/>
        <w:tblW w:w="0" w:type="auto"/>
        <w:tblLayout w:type="fixed"/>
        <w:tblLook w:val="04A0" w:firstRow="1" w:lastRow="0" w:firstColumn="1" w:lastColumn="0" w:noHBand="0" w:noVBand="1"/>
      </w:tblPr>
      <w:tblGrid>
        <w:gridCol w:w="1251"/>
        <w:gridCol w:w="1459"/>
        <w:gridCol w:w="1250"/>
        <w:gridCol w:w="1250"/>
        <w:gridCol w:w="5210"/>
      </w:tblGrid>
      <w:tr w:rsidR="00EC590F" w:rsidRPr="00544890" w14:paraId="428E2CC5"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51" w:type="dxa"/>
          </w:tcPr>
          <w:p w14:paraId="16AF7725" w14:textId="77777777" w:rsidR="00EC590F" w:rsidRPr="00544890" w:rsidRDefault="00EC590F" w:rsidP="00691941">
            <w:pPr>
              <w:rPr>
                <w:rFonts w:cs="Arial"/>
                <w:sz w:val="18"/>
                <w:szCs w:val="18"/>
              </w:rPr>
            </w:pPr>
            <w:r w:rsidRPr="00544890">
              <w:rPr>
                <w:rFonts w:cs="Arial"/>
                <w:sz w:val="18"/>
                <w:szCs w:val="18"/>
              </w:rPr>
              <w:t>Business Class</w:t>
            </w:r>
          </w:p>
        </w:tc>
        <w:tc>
          <w:tcPr>
            <w:tcW w:w="1459" w:type="dxa"/>
          </w:tcPr>
          <w:p w14:paraId="647A83F5" w14:textId="77777777" w:rsidR="00EC590F" w:rsidRPr="00544890" w:rsidRDefault="00EC590F"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Field Name</w:t>
            </w:r>
          </w:p>
        </w:tc>
        <w:tc>
          <w:tcPr>
            <w:tcW w:w="1250" w:type="dxa"/>
          </w:tcPr>
          <w:p w14:paraId="4B252CB7" w14:textId="77777777" w:rsidR="00EC590F" w:rsidRPr="00544890" w:rsidRDefault="00EC590F"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Default Label</w:t>
            </w:r>
          </w:p>
        </w:tc>
        <w:tc>
          <w:tcPr>
            <w:tcW w:w="1250" w:type="dxa"/>
          </w:tcPr>
          <w:p w14:paraId="6C3132BB" w14:textId="77777777" w:rsidR="00EC590F" w:rsidRPr="00544890" w:rsidRDefault="00EC590F"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Field Type</w:t>
            </w:r>
          </w:p>
        </w:tc>
        <w:tc>
          <w:tcPr>
            <w:tcW w:w="5210" w:type="dxa"/>
          </w:tcPr>
          <w:p w14:paraId="22702027" w14:textId="30C03CDA" w:rsidR="00EC590F" w:rsidRPr="00544890" w:rsidRDefault="00EC590F"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Definition</w:t>
            </w:r>
          </w:p>
        </w:tc>
      </w:tr>
      <w:tr w:rsidR="00EC590F" w:rsidRPr="00544890" w14:paraId="547CCE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Pr>
          <w:p w14:paraId="635848AC" w14:textId="77777777" w:rsidR="00EC590F" w:rsidRPr="0041290D" w:rsidRDefault="00EC590F" w:rsidP="00691941">
            <w:pPr>
              <w:rPr>
                <w:rFonts w:cs="Arial"/>
                <w:b w:val="0"/>
                <w:sz w:val="16"/>
                <w:szCs w:val="16"/>
              </w:rPr>
            </w:pPr>
          </w:p>
        </w:tc>
        <w:tc>
          <w:tcPr>
            <w:tcW w:w="1459" w:type="dxa"/>
          </w:tcPr>
          <w:p w14:paraId="4CE8D6C9" w14:textId="77777777" w:rsidR="00EC590F" w:rsidRPr="0041290D" w:rsidRDefault="00EC590F"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250" w:type="dxa"/>
          </w:tcPr>
          <w:p w14:paraId="1B84B0DE" w14:textId="77777777" w:rsidR="00EC590F" w:rsidRPr="0041290D" w:rsidRDefault="00EC590F"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250" w:type="dxa"/>
          </w:tcPr>
          <w:p w14:paraId="4C81F1F0" w14:textId="77777777" w:rsidR="00EC590F" w:rsidRPr="0041290D" w:rsidRDefault="00EC590F"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5210" w:type="dxa"/>
          </w:tcPr>
          <w:p w14:paraId="0E1B9DAE" w14:textId="2A471051" w:rsidR="00EC590F" w:rsidRPr="0041290D" w:rsidRDefault="0041290D"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41290D">
              <w:rPr>
                <w:sz w:val="16"/>
                <w:szCs w:val="16"/>
              </w:rPr>
              <w:t>&lt;High-level description of the field requirement for ex. Return blank value&gt;</w:t>
            </w:r>
          </w:p>
        </w:tc>
      </w:tr>
      <w:tr w:rsidR="0041290D" w:rsidRPr="00544890" w14:paraId="57EF6ED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Pr>
          <w:p w14:paraId="41170C06" w14:textId="5B6655A9" w:rsidR="0041290D" w:rsidRPr="0041290D" w:rsidRDefault="0041290D" w:rsidP="00691941">
            <w:pPr>
              <w:rPr>
                <w:rFonts w:cs="Arial"/>
                <w:b w:val="0"/>
                <w:sz w:val="16"/>
                <w:szCs w:val="16"/>
              </w:rPr>
            </w:pPr>
          </w:p>
        </w:tc>
        <w:tc>
          <w:tcPr>
            <w:tcW w:w="1459" w:type="dxa"/>
          </w:tcPr>
          <w:p w14:paraId="2C351E45" w14:textId="228820FD" w:rsidR="0041290D" w:rsidRPr="0041290D" w:rsidRDefault="0041290D"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250" w:type="dxa"/>
          </w:tcPr>
          <w:p w14:paraId="0CD6F99D" w14:textId="77777777" w:rsidR="0041290D" w:rsidRPr="0041290D" w:rsidRDefault="0041290D"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250" w:type="dxa"/>
          </w:tcPr>
          <w:p w14:paraId="2E32A685" w14:textId="77777777" w:rsidR="0041290D" w:rsidRPr="0041290D" w:rsidRDefault="0041290D"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5210" w:type="dxa"/>
          </w:tcPr>
          <w:p w14:paraId="682B15C7" w14:textId="77777777" w:rsidR="0041290D" w:rsidRPr="0041290D" w:rsidRDefault="0041290D" w:rsidP="00691941">
            <w:pPr>
              <w:cnfStyle w:val="000000010000" w:firstRow="0" w:lastRow="0" w:firstColumn="0" w:lastColumn="0" w:oddVBand="0" w:evenVBand="0" w:oddHBand="0" w:evenHBand="1" w:firstRowFirstColumn="0" w:firstRowLastColumn="0" w:lastRowFirstColumn="0" w:lastRowLastColumn="0"/>
              <w:rPr>
                <w:sz w:val="16"/>
                <w:szCs w:val="16"/>
              </w:rPr>
            </w:pPr>
          </w:p>
        </w:tc>
      </w:tr>
    </w:tbl>
    <w:p w14:paraId="7EC30FC4" w14:textId="32E93ABF" w:rsidR="00970886" w:rsidRDefault="00970886" w:rsidP="00691941">
      <w:pPr>
        <w:pStyle w:val="BodyText"/>
      </w:pPr>
    </w:p>
    <w:p w14:paraId="1C40C479" w14:textId="076E63F4" w:rsidR="00C26E38" w:rsidRDefault="00C26E38" w:rsidP="00691941">
      <w:pPr>
        <w:pStyle w:val="Heading4"/>
      </w:pPr>
      <w:r>
        <w:t>User Fields – Condition</w:t>
      </w:r>
    </w:p>
    <w:tbl>
      <w:tblPr>
        <w:tblStyle w:val="LightGrid-Accent1"/>
        <w:tblW w:w="0" w:type="auto"/>
        <w:tblLayout w:type="fixed"/>
        <w:tblLook w:val="04A0" w:firstRow="1" w:lastRow="0" w:firstColumn="1" w:lastColumn="0" w:noHBand="0" w:noVBand="1"/>
      </w:tblPr>
      <w:tblGrid>
        <w:gridCol w:w="1251"/>
        <w:gridCol w:w="1459"/>
        <w:gridCol w:w="1250"/>
        <w:gridCol w:w="6460"/>
      </w:tblGrid>
      <w:tr w:rsidR="000D6805" w:rsidRPr="00544890" w14:paraId="5CB5D83B"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51" w:type="dxa"/>
          </w:tcPr>
          <w:p w14:paraId="0EDFDC12" w14:textId="77777777" w:rsidR="000D6805" w:rsidRPr="00544890" w:rsidRDefault="000D6805" w:rsidP="00691941">
            <w:pPr>
              <w:rPr>
                <w:rFonts w:cs="Arial"/>
                <w:sz w:val="18"/>
                <w:szCs w:val="18"/>
              </w:rPr>
            </w:pPr>
            <w:r w:rsidRPr="00544890">
              <w:rPr>
                <w:rFonts w:cs="Arial"/>
                <w:sz w:val="18"/>
                <w:szCs w:val="18"/>
              </w:rPr>
              <w:t>Business Class</w:t>
            </w:r>
          </w:p>
        </w:tc>
        <w:tc>
          <w:tcPr>
            <w:tcW w:w="1459" w:type="dxa"/>
          </w:tcPr>
          <w:p w14:paraId="3D0A5995" w14:textId="77777777" w:rsidR="000D6805" w:rsidRPr="00544890" w:rsidRDefault="000D6805"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Field Name</w:t>
            </w:r>
          </w:p>
        </w:tc>
        <w:tc>
          <w:tcPr>
            <w:tcW w:w="1250" w:type="dxa"/>
          </w:tcPr>
          <w:p w14:paraId="511B8810" w14:textId="77777777" w:rsidR="000D6805" w:rsidRPr="00544890" w:rsidRDefault="000D6805"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Default Label</w:t>
            </w:r>
          </w:p>
        </w:tc>
        <w:tc>
          <w:tcPr>
            <w:tcW w:w="6460" w:type="dxa"/>
          </w:tcPr>
          <w:p w14:paraId="2DDB9A29" w14:textId="09CE9357" w:rsidR="000D6805" w:rsidRPr="00544890" w:rsidRDefault="000D6805"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Definition</w:t>
            </w:r>
          </w:p>
        </w:tc>
      </w:tr>
      <w:tr w:rsidR="000D6805" w:rsidRPr="00544890" w14:paraId="375AD8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Pr>
          <w:p w14:paraId="47353842" w14:textId="77777777" w:rsidR="000D6805" w:rsidRPr="0041290D" w:rsidRDefault="000D6805" w:rsidP="00691941">
            <w:pPr>
              <w:rPr>
                <w:rFonts w:cs="Arial"/>
                <w:b w:val="0"/>
                <w:sz w:val="16"/>
                <w:szCs w:val="16"/>
              </w:rPr>
            </w:pPr>
          </w:p>
        </w:tc>
        <w:tc>
          <w:tcPr>
            <w:tcW w:w="1459" w:type="dxa"/>
          </w:tcPr>
          <w:p w14:paraId="5FBC1A3C" w14:textId="77777777" w:rsidR="000D6805" w:rsidRPr="0041290D" w:rsidRDefault="000D6805"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250" w:type="dxa"/>
          </w:tcPr>
          <w:p w14:paraId="4E475CF8" w14:textId="77777777" w:rsidR="000D6805" w:rsidRPr="0041290D" w:rsidRDefault="000D6805"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6460" w:type="dxa"/>
          </w:tcPr>
          <w:p w14:paraId="2FBE6CA6" w14:textId="5AD1C5AA" w:rsidR="000D6805" w:rsidRPr="0041290D" w:rsidRDefault="000D6805"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41290D">
              <w:rPr>
                <w:sz w:val="16"/>
                <w:szCs w:val="16"/>
              </w:rPr>
              <w:t>&lt;High-level description of the field requirement&gt;</w:t>
            </w:r>
          </w:p>
        </w:tc>
      </w:tr>
      <w:tr w:rsidR="003E1946" w:rsidRPr="00544890" w14:paraId="0D70E3A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Pr>
          <w:p w14:paraId="33210EF9" w14:textId="77777777" w:rsidR="003E1946" w:rsidRPr="0041290D" w:rsidRDefault="003E1946" w:rsidP="00691941">
            <w:pPr>
              <w:rPr>
                <w:rFonts w:cs="Arial"/>
                <w:b w:val="0"/>
                <w:sz w:val="16"/>
                <w:szCs w:val="16"/>
              </w:rPr>
            </w:pPr>
          </w:p>
        </w:tc>
        <w:tc>
          <w:tcPr>
            <w:tcW w:w="1459" w:type="dxa"/>
          </w:tcPr>
          <w:p w14:paraId="164842C6" w14:textId="77777777" w:rsidR="003E1946" w:rsidRPr="0041290D" w:rsidRDefault="003E1946"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250" w:type="dxa"/>
          </w:tcPr>
          <w:p w14:paraId="6D365103" w14:textId="77777777" w:rsidR="003E1946" w:rsidRPr="0041290D" w:rsidRDefault="003E1946"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6460" w:type="dxa"/>
          </w:tcPr>
          <w:p w14:paraId="334C33ED" w14:textId="77777777" w:rsidR="003E1946" w:rsidRPr="0041290D" w:rsidRDefault="003E1946" w:rsidP="00691941">
            <w:pPr>
              <w:cnfStyle w:val="000000010000" w:firstRow="0" w:lastRow="0" w:firstColumn="0" w:lastColumn="0" w:oddVBand="0" w:evenVBand="0" w:oddHBand="0" w:evenHBand="1" w:firstRowFirstColumn="0" w:firstRowLastColumn="0" w:lastRowFirstColumn="0" w:lastRowLastColumn="0"/>
              <w:rPr>
                <w:sz w:val="16"/>
                <w:szCs w:val="16"/>
              </w:rPr>
            </w:pPr>
          </w:p>
        </w:tc>
      </w:tr>
    </w:tbl>
    <w:p w14:paraId="2DA0B8D1" w14:textId="77777777" w:rsidR="00DD0102" w:rsidRDefault="00DD0102" w:rsidP="00691941">
      <w:pPr>
        <w:pStyle w:val="BodyText"/>
      </w:pPr>
    </w:p>
    <w:p w14:paraId="3FB74938" w14:textId="29490F9D" w:rsidR="00275AAD" w:rsidRDefault="00275AAD" w:rsidP="00691941">
      <w:pPr>
        <w:pStyle w:val="Heading4"/>
      </w:pPr>
      <w:bookmarkStart w:id="47" w:name="_Hlk528718"/>
      <w:r>
        <w:t>Configured Actions</w:t>
      </w:r>
    </w:p>
    <w:tbl>
      <w:tblPr>
        <w:tblStyle w:val="LightGrid-Accent1"/>
        <w:tblW w:w="0" w:type="auto"/>
        <w:tblLayout w:type="fixed"/>
        <w:tblLook w:val="04A0" w:firstRow="1" w:lastRow="0" w:firstColumn="1" w:lastColumn="0" w:noHBand="0" w:noVBand="1"/>
      </w:tblPr>
      <w:tblGrid>
        <w:gridCol w:w="1251"/>
        <w:gridCol w:w="1459"/>
        <w:gridCol w:w="1250"/>
        <w:gridCol w:w="6460"/>
      </w:tblGrid>
      <w:tr w:rsidR="003E1946" w:rsidRPr="00544890" w14:paraId="4B519507"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51" w:type="dxa"/>
          </w:tcPr>
          <w:p w14:paraId="75C1C5A2" w14:textId="77777777" w:rsidR="003E1946" w:rsidRPr="00544890" w:rsidRDefault="003E1946" w:rsidP="00691941">
            <w:pPr>
              <w:rPr>
                <w:rFonts w:cs="Arial"/>
                <w:sz w:val="18"/>
                <w:szCs w:val="18"/>
              </w:rPr>
            </w:pPr>
            <w:r w:rsidRPr="00544890">
              <w:rPr>
                <w:rFonts w:cs="Arial"/>
                <w:sz w:val="18"/>
                <w:szCs w:val="18"/>
              </w:rPr>
              <w:t>Business Class</w:t>
            </w:r>
          </w:p>
        </w:tc>
        <w:tc>
          <w:tcPr>
            <w:tcW w:w="1459" w:type="dxa"/>
          </w:tcPr>
          <w:p w14:paraId="25C7CEEA" w14:textId="4727C76D" w:rsidR="003E1946" w:rsidRPr="00544890" w:rsidRDefault="003E1946"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Action Name</w:t>
            </w:r>
          </w:p>
        </w:tc>
        <w:tc>
          <w:tcPr>
            <w:tcW w:w="1250" w:type="dxa"/>
          </w:tcPr>
          <w:p w14:paraId="7D59B29B" w14:textId="77777777" w:rsidR="003E1946" w:rsidRPr="00544890" w:rsidRDefault="003E1946"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Default Label</w:t>
            </w:r>
          </w:p>
        </w:tc>
        <w:tc>
          <w:tcPr>
            <w:tcW w:w="6460" w:type="dxa"/>
          </w:tcPr>
          <w:p w14:paraId="7525EF13" w14:textId="77777777" w:rsidR="003E1946" w:rsidRPr="00544890" w:rsidRDefault="003E1946"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Definition</w:t>
            </w:r>
          </w:p>
        </w:tc>
      </w:tr>
      <w:tr w:rsidR="003E1946" w:rsidRPr="00544890" w14:paraId="534E76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Pr>
          <w:p w14:paraId="13CF0164" w14:textId="77777777" w:rsidR="003E1946" w:rsidRPr="0041290D" w:rsidRDefault="003E1946" w:rsidP="00691941">
            <w:pPr>
              <w:rPr>
                <w:rFonts w:cs="Arial"/>
                <w:b w:val="0"/>
                <w:sz w:val="16"/>
                <w:szCs w:val="16"/>
              </w:rPr>
            </w:pPr>
          </w:p>
        </w:tc>
        <w:tc>
          <w:tcPr>
            <w:tcW w:w="1459" w:type="dxa"/>
          </w:tcPr>
          <w:p w14:paraId="077516A0" w14:textId="77777777" w:rsidR="003E1946" w:rsidRPr="0041290D" w:rsidRDefault="003E1946"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250" w:type="dxa"/>
          </w:tcPr>
          <w:p w14:paraId="31F19B91" w14:textId="77777777" w:rsidR="003E1946" w:rsidRPr="0041290D" w:rsidRDefault="003E1946"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6460" w:type="dxa"/>
          </w:tcPr>
          <w:p w14:paraId="1CE9E04C" w14:textId="4B8C4E26" w:rsidR="003E1946" w:rsidRPr="0041290D" w:rsidRDefault="003E1946"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3E1946">
              <w:rPr>
                <w:sz w:val="16"/>
                <w:szCs w:val="16"/>
              </w:rPr>
              <w:t>&lt;High-level description of the action requirement ex. Add exit rule to update Cash Code based on the Cash Code Lookup table&gt;</w:t>
            </w:r>
          </w:p>
        </w:tc>
      </w:tr>
      <w:tr w:rsidR="003E1946" w:rsidRPr="00544890" w14:paraId="30B3878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Pr>
          <w:p w14:paraId="0418DA38" w14:textId="77777777" w:rsidR="003E1946" w:rsidRPr="0041290D" w:rsidRDefault="003E1946" w:rsidP="00691941">
            <w:pPr>
              <w:rPr>
                <w:rFonts w:cs="Arial"/>
                <w:b w:val="0"/>
                <w:sz w:val="16"/>
                <w:szCs w:val="16"/>
              </w:rPr>
            </w:pPr>
          </w:p>
        </w:tc>
        <w:tc>
          <w:tcPr>
            <w:tcW w:w="1459" w:type="dxa"/>
          </w:tcPr>
          <w:p w14:paraId="48785476" w14:textId="77777777" w:rsidR="003E1946" w:rsidRPr="0041290D" w:rsidRDefault="003E1946"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250" w:type="dxa"/>
          </w:tcPr>
          <w:p w14:paraId="4B4CFC99" w14:textId="77777777" w:rsidR="003E1946" w:rsidRPr="0041290D" w:rsidRDefault="003E1946"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6460" w:type="dxa"/>
          </w:tcPr>
          <w:p w14:paraId="3E9D397F" w14:textId="77777777" w:rsidR="003E1946" w:rsidRPr="0041290D" w:rsidRDefault="003E1946" w:rsidP="00691941">
            <w:pPr>
              <w:cnfStyle w:val="000000010000" w:firstRow="0" w:lastRow="0" w:firstColumn="0" w:lastColumn="0" w:oddVBand="0" w:evenVBand="0" w:oddHBand="0" w:evenHBand="1" w:firstRowFirstColumn="0" w:firstRowLastColumn="0" w:lastRowFirstColumn="0" w:lastRowLastColumn="0"/>
              <w:rPr>
                <w:sz w:val="16"/>
                <w:szCs w:val="16"/>
              </w:rPr>
            </w:pPr>
          </w:p>
        </w:tc>
      </w:tr>
    </w:tbl>
    <w:p w14:paraId="72E8D3CC" w14:textId="6BDDF249" w:rsidR="003E1946" w:rsidRDefault="003E1946" w:rsidP="00691941">
      <w:pPr>
        <w:pStyle w:val="BodyText"/>
      </w:pPr>
    </w:p>
    <w:bookmarkEnd w:id="47"/>
    <w:p w14:paraId="1337BA6E" w14:textId="3314571B" w:rsidR="00360E7D" w:rsidRDefault="00360E7D" w:rsidP="00691941">
      <w:pPr>
        <w:pStyle w:val="Heading4"/>
      </w:pPr>
      <w:r>
        <w:t>User Actions (</w:t>
      </w:r>
      <w:r w:rsidR="0096774C">
        <w:t>New</w:t>
      </w:r>
      <w:r>
        <w:t xml:space="preserve"> Action)</w:t>
      </w:r>
    </w:p>
    <w:tbl>
      <w:tblPr>
        <w:tblStyle w:val="LightGrid-Accent1"/>
        <w:tblW w:w="0" w:type="auto"/>
        <w:tblLayout w:type="fixed"/>
        <w:tblLook w:val="04A0" w:firstRow="1" w:lastRow="0" w:firstColumn="1" w:lastColumn="0" w:noHBand="0" w:noVBand="1"/>
      </w:tblPr>
      <w:tblGrid>
        <w:gridCol w:w="1251"/>
        <w:gridCol w:w="1667"/>
        <w:gridCol w:w="1667"/>
        <w:gridCol w:w="1250"/>
        <w:gridCol w:w="1459"/>
        <w:gridCol w:w="3126"/>
      </w:tblGrid>
      <w:tr w:rsidR="00FA20B3" w:rsidRPr="00544890" w14:paraId="6EAE7927" w14:textId="77777777" w:rsidTr="00B936BA">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51" w:type="dxa"/>
          </w:tcPr>
          <w:p w14:paraId="3486AEF6" w14:textId="77777777" w:rsidR="00FA20B3" w:rsidRPr="00544890" w:rsidRDefault="00FA20B3" w:rsidP="00691941">
            <w:pPr>
              <w:rPr>
                <w:rFonts w:cs="Arial"/>
                <w:sz w:val="18"/>
                <w:szCs w:val="18"/>
              </w:rPr>
            </w:pPr>
            <w:r w:rsidRPr="00544890">
              <w:rPr>
                <w:rFonts w:cs="Arial"/>
                <w:sz w:val="18"/>
                <w:szCs w:val="18"/>
              </w:rPr>
              <w:t>Business Class</w:t>
            </w:r>
          </w:p>
        </w:tc>
        <w:tc>
          <w:tcPr>
            <w:tcW w:w="1667" w:type="dxa"/>
          </w:tcPr>
          <w:p w14:paraId="2DF2D11C" w14:textId="626E87D7" w:rsidR="00FA20B3" w:rsidRPr="00544890" w:rsidRDefault="00A87EB6"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Action Name</w:t>
            </w:r>
          </w:p>
        </w:tc>
        <w:tc>
          <w:tcPr>
            <w:tcW w:w="1667" w:type="dxa"/>
          </w:tcPr>
          <w:p w14:paraId="574CEC6C" w14:textId="2877D663" w:rsidR="00FA20B3" w:rsidRPr="00544890" w:rsidRDefault="00A87EB6"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Based On</w:t>
            </w:r>
          </w:p>
        </w:tc>
        <w:tc>
          <w:tcPr>
            <w:tcW w:w="1250" w:type="dxa"/>
          </w:tcPr>
          <w:p w14:paraId="3D16CF7D" w14:textId="73E00037" w:rsidR="00FA20B3" w:rsidRPr="00544890" w:rsidRDefault="00A87EB6"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Action Type</w:t>
            </w:r>
          </w:p>
        </w:tc>
        <w:tc>
          <w:tcPr>
            <w:tcW w:w="1459" w:type="dxa"/>
          </w:tcPr>
          <w:p w14:paraId="2F22C999" w14:textId="0865EBD6" w:rsidR="00FA20B3" w:rsidRPr="00544890" w:rsidRDefault="00A87EB6"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Default Label</w:t>
            </w:r>
          </w:p>
        </w:tc>
        <w:tc>
          <w:tcPr>
            <w:tcW w:w="3126" w:type="dxa"/>
          </w:tcPr>
          <w:p w14:paraId="649CCE98" w14:textId="77777777" w:rsidR="00FA20B3" w:rsidRPr="00544890" w:rsidRDefault="00FA20B3"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Definition</w:t>
            </w:r>
          </w:p>
        </w:tc>
      </w:tr>
      <w:tr w:rsidR="00FA20B3" w:rsidRPr="00544890" w14:paraId="68476C2F" w14:textId="77777777" w:rsidTr="00B9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Pr>
          <w:p w14:paraId="366AC880" w14:textId="77777777" w:rsidR="00FA20B3" w:rsidRPr="00544890" w:rsidRDefault="00FA20B3" w:rsidP="00691941">
            <w:pPr>
              <w:rPr>
                <w:rFonts w:cs="Arial"/>
                <w:b w:val="0"/>
                <w:sz w:val="16"/>
                <w:szCs w:val="16"/>
              </w:rPr>
            </w:pPr>
          </w:p>
        </w:tc>
        <w:tc>
          <w:tcPr>
            <w:tcW w:w="1667" w:type="dxa"/>
          </w:tcPr>
          <w:p w14:paraId="399AAFBE" w14:textId="77777777" w:rsidR="00FA20B3" w:rsidRPr="00544890" w:rsidRDefault="00FA20B3"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667" w:type="dxa"/>
          </w:tcPr>
          <w:p w14:paraId="7E54CC4F" w14:textId="77777777" w:rsidR="00FA20B3" w:rsidRPr="00544890" w:rsidRDefault="00FA20B3"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250" w:type="dxa"/>
          </w:tcPr>
          <w:p w14:paraId="162EED0F" w14:textId="77777777" w:rsidR="00FA20B3" w:rsidRPr="00544890" w:rsidRDefault="00FA20B3"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459" w:type="dxa"/>
          </w:tcPr>
          <w:p w14:paraId="214923C1" w14:textId="7FE613C4" w:rsidR="00FA20B3" w:rsidRPr="00544890" w:rsidRDefault="00FA20B3"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3126" w:type="dxa"/>
          </w:tcPr>
          <w:p w14:paraId="0DED6BA6" w14:textId="010E8DB3" w:rsidR="00FA20B3" w:rsidRPr="00544890" w:rsidRDefault="00D307A5"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D307A5">
              <w:rPr>
                <w:sz w:val="16"/>
                <w:szCs w:val="16"/>
              </w:rPr>
              <w:t xml:space="preserve">&lt;High-level description of the action requirement ex. Trigger DPO Extract interface </w:t>
            </w:r>
            <w:proofErr w:type="spellStart"/>
            <w:r w:rsidRPr="00D307A5">
              <w:rPr>
                <w:sz w:val="16"/>
                <w:szCs w:val="16"/>
              </w:rPr>
              <w:t>pflow</w:t>
            </w:r>
            <w:proofErr w:type="spellEnd"/>
            <w:r w:rsidRPr="00D307A5">
              <w:rPr>
                <w:sz w:val="16"/>
                <w:szCs w:val="16"/>
              </w:rPr>
              <w:t xml:space="preserve"> for on-demand use case&gt;</w:t>
            </w:r>
          </w:p>
        </w:tc>
      </w:tr>
      <w:tr w:rsidR="00C16793" w:rsidRPr="00544890" w14:paraId="12D4DE95" w14:textId="77777777" w:rsidTr="00B936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Pr>
          <w:p w14:paraId="170E3FB6" w14:textId="67479A89" w:rsidR="00FA20B3" w:rsidRPr="00544890" w:rsidRDefault="00FA20B3" w:rsidP="00691941">
            <w:pPr>
              <w:rPr>
                <w:rFonts w:cs="Arial"/>
                <w:b w:val="0"/>
                <w:sz w:val="16"/>
                <w:szCs w:val="16"/>
              </w:rPr>
            </w:pPr>
          </w:p>
        </w:tc>
        <w:tc>
          <w:tcPr>
            <w:tcW w:w="1667" w:type="dxa"/>
          </w:tcPr>
          <w:p w14:paraId="18AEED88" w14:textId="0BF23E2A" w:rsidR="00FA20B3" w:rsidRPr="00544890" w:rsidRDefault="00FA20B3"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667" w:type="dxa"/>
          </w:tcPr>
          <w:p w14:paraId="09DB27AB" w14:textId="46BE41E1" w:rsidR="00FA20B3" w:rsidRPr="00544890" w:rsidRDefault="00FA20B3"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250" w:type="dxa"/>
          </w:tcPr>
          <w:p w14:paraId="378D7382" w14:textId="6AFEA9A0" w:rsidR="00FA20B3" w:rsidRPr="00544890" w:rsidRDefault="00FA20B3"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459" w:type="dxa"/>
          </w:tcPr>
          <w:p w14:paraId="48951865" w14:textId="5ECFF534" w:rsidR="00FA20B3" w:rsidRPr="00544890" w:rsidRDefault="00FA20B3" w:rsidP="00691941">
            <w:pPr>
              <w:cnfStyle w:val="000000010000" w:firstRow="0" w:lastRow="0" w:firstColumn="0" w:lastColumn="0" w:oddVBand="0" w:evenVBand="0" w:oddHBand="0" w:evenHBand="1" w:firstRowFirstColumn="0" w:firstRowLastColumn="0" w:lastRowFirstColumn="0" w:lastRowLastColumn="0"/>
              <w:rPr>
                <w:sz w:val="16"/>
                <w:szCs w:val="16"/>
              </w:rPr>
            </w:pPr>
          </w:p>
        </w:tc>
        <w:tc>
          <w:tcPr>
            <w:tcW w:w="3126" w:type="dxa"/>
          </w:tcPr>
          <w:p w14:paraId="1AD5B030" w14:textId="764C0E5D" w:rsidR="00FA20B3" w:rsidRPr="00544890" w:rsidRDefault="00FA20B3" w:rsidP="00691941">
            <w:pPr>
              <w:cnfStyle w:val="000000010000" w:firstRow="0" w:lastRow="0" w:firstColumn="0" w:lastColumn="0" w:oddVBand="0" w:evenVBand="0" w:oddHBand="0" w:evenHBand="1" w:firstRowFirstColumn="0" w:firstRowLastColumn="0" w:lastRowFirstColumn="0" w:lastRowLastColumn="0"/>
              <w:rPr>
                <w:sz w:val="16"/>
                <w:szCs w:val="16"/>
              </w:rPr>
            </w:pPr>
          </w:p>
        </w:tc>
      </w:tr>
    </w:tbl>
    <w:p w14:paraId="35B03256" w14:textId="77777777" w:rsidR="009F0C1D" w:rsidRDefault="009F0C1D" w:rsidP="00691941">
      <w:pPr>
        <w:pStyle w:val="BodyText"/>
      </w:pPr>
    </w:p>
    <w:p w14:paraId="25627EF4" w14:textId="2FEE3686" w:rsidR="002D741E" w:rsidRDefault="002D741E" w:rsidP="00691941">
      <w:pPr>
        <w:pStyle w:val="Heading4"/>
      </w:pPr>
      <w:r>
        <w:t>User Action Extensions</w:t>
      </w:r>
    </w:p>
    <w:tbl>
      <w:tblPr>
        <w:tblStyle w:val="LightGrid-Accent1"/>
        <w:tblW w:w="0" w:type="auto"/>
        <w:tblLayout w:type="fixed"/>
        <w:tblLook w:val="04A0" w:firstRow="1" w:lastRow="0" w:firstColumn="1" w:lastColumn="0" w:noHBand="0" w:noVBand="1"/>
      </w:tblPr>
      <w:tblGrid>
        <w:gridCol w:w="1250"/>
        <w:gridCol w:w="1459"/>
        <w:gridCol w:w="1282"/>
        <w:gridCol w:w="1250"/>
        <w:gridCol w:w="1042"/>
        <w:gridCol w:w="1563"/>
        <w:gridCol w:w="2574"/>
      </w:tblGrid>
      <w:tr w:rsidR="00C07BB0" w:rsidRPr="00544890" w14:paraId="316134A2" w14:textId="77777777" w:rsidTr="00B936BA">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50" w:type="dxa"/>
          </w:tcPr>
          <w:p w14:paraId="0CA3E101" w14:textId="77777777" w:rsidR="00C07BB0" w:rsidRPr="00544890" w:rsidRDefault="00C07BB0" w:rsidP="00691941">
            <w:pPr>
              <w:rPr>
                <w:rFonts w:cs="Arial"/>
                <w:sz w:val="18"/>
                <w:szCs w:val="18"/>
              </w:rPr>
            </w:pPr>
            <w:r w:rsidRPr="00544890">
              <w:rPr>
                <w:rFonts w:cs="Arial"/>
                <w:sz w:val="18"/>
                <w:szCs w:val="18"/>
              </w:rPr>
              <w:t>Business Class</w:t>
            </w:r>
          </w:p>
        </w:tc>
        <w:tc>
          <w:tcPr>
            <w:tcW w:w="1459" w:type="dxa"/>
          </w:tcPr>
          <w:p w14:paraId="05FB9784" w14:textId="77777777" w:rsidR="00C07BB0" w:rsidRPr="00544890" w:rsidRDefault="00C07BB0"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Action Name</w:t>
            </w:r>
          </w:p>
        </w:tc>
        <w:tc>
          <w:tcPr>
            <w:tcW w:w="1282" w:type="dxa"/>
          </w:tcPr>
          <w:p w14:paraId="1FF0669E" w14:textId="03FC00A8" w:rsidR="00C07BB0" w:rsidRPr="00544890" w:rsidRDefault="00070E71"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Based On</w:t>
            </w:r>
          </w:p>
        </w:tc>
        <w:tc>
          <w:tcPr>
            <w:tcW w:w="1250" w:type="dxa"/>
          </w:tcPr>
          <w:p w14:paraId="649D6FB2" w14:textId="77777777" w:rsidR="00C07BB0" w:rsidRPr="00544890" w:rsidRDefault="00C07BB0"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Default Label</w:t>
            </w:r>
          </w:p>
        </w:tc>
        <w:tc>
          <w:tcPr>
            <w:tcW w:w="1042" w:type="dxa"/>
          </w:tcPr>
          <w:p w14:paraId="06D2F7A1" w14:textId="77777777" w:rsidR="00C07BB0" w:rsidRPr="00544890" w:rsidRDefault="00C07BB0"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Required Rule</w:t>
            </w:r>
          </w:p>
        </w:tc>
        <w:tc>
          <w:tcPr>
            <w:tcW w:w="1563" w:type="dxa"/>
          </w:tcPr>
          <w:p w14:paraId="6672878B" w14:textId="77777777" w:rsidR="00C07BB0" w:rsidRPr="00544890" w:rsidRDefault="00C07BB0"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Workflow</w:t>
            </w:r>
          </w:p>
        </w:tc>
        <w:tc>
          <w:tcPr>
            <w:tcW w:w="2574" w:type="dxa"/>
          </w:tcPr>
          <w:p w14:paraId="52C6D834" w14:textId="77777777" w:rsidR="00C07BB0" w:rsidRPr="00544890" w:rsidRDefault="00C07BB0"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Definition</w:t>
            </w:r>
          </w:p>
        </w:tc>
      </w:tr>
      <w:tr w:rsidR="00C07BB0" w:rsidRPr="00544890" w14:paraId="6A20F789" w14:textId="77777777" w:rsidTr="00B9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792CFA59" w14:textId="77777777" w:rsidR="00C07BB0" w:rsidRPr="00544890" w:rsidRDefault="00C07BB0" w:rsidP="00691941">
            <w:pPr>
              <w:rPr>
                <w:rFonts w:cs="Arial"/>
                <w:b w:val="0"/>
                <w:sz w:val="16"/>
                <w:szCs w:val="16"/>
              </w:rPr>
            </w:pPr>
          </w:p>
        </w:tc>
        <w:tc>
          <w:tcPr>
            <w:tcW w:w="1459" w:type="dxa"/>
          </w:tcPr>
          <w:p w14:paraId="4D8D1DD2" w14:textId="77777777" w:rsidR="00C07BB0" w:rsidRPr="00544890" w:rsidRDefault="00C07BB0"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282" w:type="dxa"/>
          </w:tcPr>
          <w:p w14:paraId="39BDD3F0" w14:textId="77777777" w:rsidR="00C07BB0" w:rsidRPr="00544890" w:rsidRDefault="00C07BB0"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250" w:type="dxa"/>
          </w:tcPr>
          <w:p w14:paraId="42785F13" w14:textId="77777777" w:rsidR="00C07BB0" w:rsidRPr="00544890" w:rsidRDefault="00C07BB0"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042" w:type="dxa"/>
          </w:tcPr>
          <w:p w14:paraId="1EE44148" w14:textId="77777777" w:rsidR="00C07BB0" w:rsidRPr="00544890" w:rsidRDefault="00C07BB0"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563" w:type="dxa"/>
          </w:tcPr>
          <w:p w14:paraId="35A937C8" w14:textId="77777777" w:rsidR="00C07BB0" w:rsidRPr="00D307A5" w:rsidRDefault="00C07BB0" w:rsidP="00691941">
            <w:pPr>
              <w:cnfStyle w:val="000000100000" w:firstRow="0" w:lastRow="0" w:firstColumn="0" w:lastColumn="0" w:oddVBand="0" w:evenVBand="0" w:oddHBand="1" w:evenHBand="0" w:firstRowFirstColumn="0" w:firstRowLastColumn="0" w:lastRowFirstColumn="0" w:lastRowLastColumn="0"/>
              <w:rPr>
                <w:sz w:val="16"/>
                <w:szCs w:val="16"/>
              </w:rPr>
            </w:pPr>
          </w:p>
        </w:tc>
        <w:tc>
          <w:tcPr>
            <w:tcW w:w="2574" w:type="dxa"/>
          </w:tcPr>
          <w:p w14:paraId="37CDB837" w14:textId="38877B3F" w:rsidR="00C07BB0" w:rsidRPr="00544890" w:rsidRDefault="00070E71"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070E71">
              <w:rPr>
                <w:sz w:val="16"/>
                <w:szCs w:val="16"/>
              </w:rPr>
              <w:t>&lt;High-level description of the action requirement&gt;</w:t>
            </w:r>
          </w:p>
        </w:tc>
      </w:tr>
      <w:tr w:rsidR="00C07BB0" w:rsidRPr="00544890" w14:paraId="1915DD14" w14:textId="77777777" w:rsidTr="00B936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0DC52FA5" w14:textId="77777777" w:rsidR="00C07BB0" w:rsidRPr="00544890" w:rsidRDefault="00C07BB0" w:rsidP="00691941">
            <w:pPr>
              <w:rPr>
                <w:rFonts w:cs="Arial"/>
                <w:b w:val="0"/>
                <w:sz w:val="16"/>
                <w:szCs w:val="16"/>
              </w:rPr>
            </w:pPr>
          </w:p>
        </w:tc>
        <w:tc>
          <w:tcPr>
            <w:tcW w:w="1459" w:type="dxa"/>
          </w:tcPr>
          <w:p w14:paraId="60C17D7E" w14:textId="77777777" w:rsidR="00C07BB0" w:rsidRPr="00544890" w:rsidRDefault="00C07BB0"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282" w:type="dxa"/>
          </w:tcPr>
          <w:p w14:paraId="79F83F95" w14:textId="77777777" w:rsidR="00C07BB0" w:rsidRPr="00544890" w:rsidRDefault="00C07BB0"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250" w:type="dxa"/>
          </w:tcPr>
          <w:p w14:paraId="43AC3E26" w14:textId="77777777" w:rsidR="00C07BB0" w:rsidRPr="00544890" w:rsidRDefault="00C07BB0"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042" w:type="dxa"/>
          </w:tcPr>
          <w:p w14:paraId="41D91DEF" w14:textId="77777777" w:rsidR="00C07BB0" w:rsidRPr="00544890" w:rsidRDefault="00C07BB0" w:rsidP="00691941">
            <w:pPr>
              <w:cnfStyle w:val="000000010000" w:firstRow="0" w:lastRow="0" w:firstColumn="0" w:lastColumn="0" w:oddVBand="0" w:evenVBand="0" w:oddHBand="0" w:evenHBand="1" w:firstRowFirstColumn="0" w:firstRowLastColumn="0" w:lastRowFirstColumn="0" w:lastRowLastColumn="0"/>
              <w:rPr>
                <w:sz w:val="16"/>
                <w:szCs w:val="16"/>
              </w:rPr>
            </w:pPr>
          </w:p>
        </w:tc>
        <w:tc>
          <w:tcPr>
            <w:tcW w:w="1563" w:type="dxa"/>
          </w:tcPr>
          <w:p w14:paraId="415E2367" w14:textId="77777777" w:rsidR="00C07BB0" w:rsidRPr="00544890" w:rsidRDefault="00C07BB0" w:rsidP="00691941">
            <w:pPr>
              <w:cnfStyle w:val="000000010000" w:firstRow="0" w:lastRow="0" w:firstColumn="0" w:lastColumn="0" w:oddVBand="0" w:evenVBand="0" w:oddHBand="0" w:evenHBand="1" w:firstRowFirstColumn="0" w:firstRowLastColumn="0" w:lastRowFirstColumn="0" w:lastRowLastColumn="0"/>
              <w:rPr>
                <w:sz w:val="16"/>
                <w:szCs w:val="16"/>
              </w:rPr>
            </w:pPr>
          </w:p>
        </w:tc>
        <w:tc>
          <w:tcPr>
            <w:tcW w:w="2574" w:type="dxa"/>
          </w:tcPr>
          <w:p w14:paraId="53810E7E" w14:textId="77777777" w:rsidR="00C07BB0" w:rsidRPr="00544890" w:rsidRDefault="00C07BB0" w:rsidP="00691941">
            <w:pPr>
              <w:cnfStyle w:val="000000010000" w:firstRow="0" w:lastRow="0" w:firstColumn="0" w:lastColumn="0" w:oddVBand="0" w:evenVBand="0" w:oddHBand="0" w:evenHBand="1" w:firstRowFirstColumn="0" w:firstRowLastColumn="0" w:lastRowFirstColumn="0" w:lastRowLastColumn="0"/>
              <w:rPr>
                <w:sz w:val="16"/>
                <w:szCs w:val="16"/>
              </w:rPr>
            </w:pPr>
          </w:p>
        </w:tc>
      </w:tr>
    </w:tbl>
    <w:p w14:paraId="2511EA23" w14:textId="77777777" w:rsidR="002D741E" w:rsidRDefault="002D741E" w:rsidP="00691941">
      <w:pPr>
        <w:pStyle w:val="BodyText"/>
      </w:pPr>
    </w:p>
    <w:p w14:paraId="344783D2" w14:textId="6F5A3E3A" w:rsidR="00E765F8" w:rsidRDefault="00E765F8" w:rsidP="00691941">
      <w:pPr>
        <w:pStyle w:val="Heading4"/>
      </w:pPr>
      <w:r>
        <w:t>User Request Actions</w:t>
      </w:r>
    </w:p>
    <w:tbl>
      <w:tblPr>
        <w:tblStyle w:val="LightGrid-Accent1"/>
        <w:tblW w:w="0" w:type="auto"/>
        <w:tblLayout w:type="fixed"/>
        <w:tblLook w:val="04A0" w:firstRow="1" w:lastRow="0" w:firstColumn="1" w:lastColumn="0" w:noHBand="0" w:noVBand="1"/>
      </w:tblPr>
      <w:tblGrid>
        <w:gridCol w:w="1250"/>
        <w:gridCol w:w="1459"/>
        <w:gridCol w:w="1282"/>
        <w:gridCol w:w="1250"/>
        <w:gridCol w:w="1042"/>
        <w:gridCol w:w="1563"/>
        <w:gridCol w:w="2574"/>
      </w:tblGrid>
      <w:tr w:rsidR="000875AD" w:rsidRPr="00544890" w14:paraId="2C13834A" w14:textId="77777777" w:rsidTr="00B936BA">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50" w:type="dxa"/>
          </w:tcPr>
          <w:p w14:paraId="725004AF" w14:textId="77777777" w:rsidR="000875AD" w:rsidRPr="00544890" w:rsidRDefault="000875AD" w:rsidP="00691941">
            <w:pPr>
              <w:rPr>
                <w:rFonts w:cs="Arial"/>
                <w:sz w:val="18"/>
                <w:szCs w:val="18"/>
              </w:rPr>
            </w:pPr>
            <w:r w:rsidRPr="00544890">
              <w:rPr>
                <w:rFonts w:cs="Arial"/>
                <w:sz w:val="18"/>
                <w:szCs w:val="18"/>
              </w:rPr>
              <w:t>Business Class</w:t>
            </w:r>
          </w:p>
        </w:tc>
        <w:tc>
          <w:tcPr>
            <w:tcW w:w="1459" w:type="dxa"/>
          </w:tcPr>
          <w:p w14:paraId="02D094C1" w14:textId="77777777" w:rsidR="000875AD" w:rsidRPr="00544890" w:rsidRDefault="000875AD"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Action Name</w:t>
            </w:r>
          </w:p>
        </w:tc>
        <w:tc>
          <w:tcPr>
            <w:tcW w:w="1282" w:type="dxa"/>
          </w:tcPr>
          <w:p w14:paraId="16E7683D" w14:textId="6157617E" w:rsidR="000875AD" w:rsidRPr="00544890" w:rsidRDefault="000875AD"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Action Type</w:t>
            </w:r>
          </w:p>
        </w:tc>
        <w:tc>
          <w:tcPr>
            <w:tcW w:w="1250" w:type="dxa"/>
          </w:tcPr>
          <w:p w14:paraId="4696A183" w14:textId="676684CA" w:rsidR="000875AD" w:rsidRPr="00544890" w:rsidRDefault="000875AD"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Default Label</w:t>
            </w:r>
          </w:p>
        </w:tc>
        <w:tc>
          <w:tcPr>
            <w:tcW w:w="1042" w:type="dxa"/>
          </w:tcPr>
          <w:p w14:paraId="1BBEF5A9" w14:textId="4F2F2632" w:rsidR="000875AD" w:rsidRPr="00544890" w:rsidRDefault="000875AD"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Required Rule</w:t>
            </w:r>
          </w:p>
        </w:tc>
        <w:tc>
          <w:tcPr>
            <w:tcW w:w="1563" w:type="dxa"/>
          </w:tcPr>
          <w:p w14:paraId="211E9903" w14:textId="3A015772" w:rsidR="000875AD" w:rsidRPr="00544890" w:rsidRDefault="000875AD"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Workflow</w:t>
            </w:r>
          </w:p>
        </w:tc>
        <w:tc>
          <w:tcPr>
            <w:tcW w:w="2574" w:type="dxa"/>
          </w:tcPr>
          <w:p w14:paraId="07E30A6C" w14:textId="0006D4CE" w:rsidR="000875AD" w:rsidRPr="00544890" w:rsidRDefault="000875AD"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Definition</w:t>
            </w:r>
          </w:p>
        </w:tc>
      </w:tr>
      <w:tr w:rsidR="000875AD" w:rsidRPr="00544890" w14:paraId="6C5744AA" w14:textId="77777777" w:rsidTr="00B9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03A06E40" w14:textId="77777777" w:rsidR="000875AD" w:rsidRPr="00544890" w:rsidRDefault="000875AD" w:rsidP="00691941">
            <w:pPr>
              <w:rPr>
                <w:rFonts w:cs="Arial"/>
                <w:b w:val="0"/>
                <w:sz w:val="16"/>
                <w:szCs w:val="16"/>
              </w:rPr>
            </w:pPr>
          </w:p>
        </w:tc>
        <w:tc>
          <w:tcPr>
            <w:tcW w:w="1459" w:type="dxa"/>
          </w:tcPr>
          <w:p w14:paraId="3CB241DA" w14:textId="77777777" w:rsidR="000875AD" w:rsidRPr="00544890" w:rsidRDefault="000875AD"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282" w:type="dxa"/>
          </w:tcPr>
          <w:p w14:paraId="1D950F4E" w14:textId="77777777" w:rsidR="000875AD" w:rsidRPr="00544890" w:rsidRDefault="000875AD"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250" w:type="dxa"/>
          </w:tcPr>
          <w:p w14:paraId="7A78E545" w14:textId="77777777" w:rsidR="000875AD" w:rsidRPr="00544890" w:rsidRDefault="000875AD"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042" w:type="dxa"/>
          </w:tcPr>
          <w:p w14:paraId="0B008247" w14:textId="77777777" w:rsidR="000875AD" w:rsidRPr="00544890" w:rsidRDefault="000875AD"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563" w:type="dxa"/>
          </w:tcPr>
          <w:p w14:paraId="3F74C765" w14:textId="77777777" w:rsidR="000875AD" w:rsidRPr="00D307A5" w:rsidRDefault="000875AD" w:rsidP="00691941">
            <w:pPr>
              <w:cnfStyle w:val="000000100000" w:firstRow="0" w:lastRow="0" w:firstColumn="0" w:lastColumn="0" w:oddVBand="0" w:evenVBand="0" w:oddHBand="1" w:evenHBand="0" w:firstRowFirstColumn="0" w:firstRowLastColumn="0" w:lastRowFirstColumn="0" w:lastRowLastColumn="0"/>
              <w:rPr>
                <w:sz w:val="16"/>
                <w:szCs w:val="16"/>
              </w:rPr>
            </w:pPr>
          </w:p>
        </w:tc>
        <w:tc>
          <w:tcPr>
            <w:tcW w:w="2574" w:type="dxa"/>
          </w:tcPr>
          <w:p w14:paraId="2D929B29" w14:textId="7DEB1AEC" w:rsidR="000875AD" w:rsidRPr="00544890" w:rsidRDefault="000875AD"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D307A5">
              <w:rPr>
                <w:sz w:val="16"/>
                <w:szCs w:val="16"/>
              </w:rPr>
              <w:t xml:space="preserve">&lt;High-level description of the action requirement ex. Trigger DPO Extract interface </w:t>
            </w:r>
            <w:proofErr w:type="spellStart"/>
            <w:r w:rsidRPr="00D307A5">
              <w:rPr>
                <w:sz w:val="16"/>
                <w:szCs w:val="16"/>
              </w:rPr>
              <w:t>pflow</w:t>
            </w:r>
            <w:proofErr w:type="spellEnd"/>
            <w:r w:rsidRPr="00D307A5">
              <w:rPr>
                <w:sz w:val="16"/>
                <w:szCs w:val="16"/>
              </w:rPr>
              <w:t xml:space="preserve"> for on-demand use case&gt;</w:t>
            </w:r>
          </w:p>
        </w:tc>
      </w:tr>
      <w:tr w:rsidR="000875AD" w:rsidRPr="00544890" w14:paraId="7CB4F067" w14:textId="77777777" w:rsidTr="00B936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6AF2269D" w14:textId="77777777" w:rsidR="000875AD" w:rsidRPr="00544890" w:rsidRDefault="000875AD" w:rsidP="00691941">
            <w:pPr>
              <w:rPr>
                <w:rFonts w:cs="Arial"/>
                <w:b w:val="0"/>
                <w:sz w:val="16"/>
                <w:szCs w:val="16"/>
              </w:rPr>
            </w:pPr>
          </w:p>
        </w:tc>
        <w:tc>
          <w:tcPr>
            <w:tcW w:w="1459" w:type="dxa"/>
          </w:tcPr>
          <w:p w14:paraId="66C054C9" w14:textId="77777777" w:rsidR="000875AD" w:rsidRPr="00544890" w:rsidRDefault="000875AD"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282" w:type="dxa"/>
          </w:tcPr>
          <w:p w14:paraId="7B8197AE" w14:textId="77777777" w:rsidR="000875AD" w:rsidRPr="00544890" w:rsidRDefault="000875AD"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250" w:type="dxa"/>
          </w:tcPr>
          <w:p w14:paraId="35A4E74C" w14:textId="77777777" w:rsidR="000875AD" w:rsidRPr="00544890" w:rsidRDefault="000875AD"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042" w:type="dxa"/>
          </w:tcPr>
          <w:p w14:paraId="124A1678" w14:textId="77777777" w:rsidR="000875AD" w:rsidRPr="00544890" w:rsidRDefault="000875AD" w:rsidP="00691941">
            <w:pPr>
              <w:cnfStyle w:val="000000010000" w:firstRow="0" w:lastRow="0" w:firstColumn="0" w:lastColumn="0" w:oddVBand="0" w:evenVBand="0" w:oddHBand="0" w:evenHBand="1" w:firstRowFirstColumn="0" w:firstRowLastColumn="0" w:lastRowFirstColumn="0" w:lastRowLastColumn="0"/>
              <w:rPr>
                <w:sz w:val="16"/>
                <w:szCs w:val="16"/>
              </w:rPr>
            </w:pPr>
          </w:p>
        </w:tc>
        <w:tc>
          <w:tcPr>
            <w:tcW w:w="1563" w:type="dxa"/>
          </w:tcPr>
          <w:p w14:paraId="740809C5" w14:textId="77777777" w:rsidR="000875AD" w:rsidRPr="00544890" w:rsidRDefault="000875AD" w:rsidP="00691941">
            <w:pPr>
              <w:cnfStyle w:val="000000010000" w:firstRow="0" w:lastRow="0" w:firstColumn="0" w:lastColumn="0" w:oddVBand="0" w:evenVBand="0" w:oddHBand="0" w:evenHBand="1" w:firstRowFirstColumn="0" w:firstRowLastColumn="0" w:lastRowFirstColumn="0" w:lastRowLastColumn="0"/>
              <w:rPr>
                <w:sz w:val="16"/>
                <w:szCs w:val="16"/>
              </w:rPr>
            </w:pPr>
          </w:p>
        </w:tc>
        <w:tc>
          <w:tcPr>
            <w:tcW w:w="2574" w:type="dxa"/>
          </w:tcPr>
          <w:p w14:paraId="3F4CB47D" w14:textId="6F037E0F" w:rsidR="000875AD" w:rsidRPr="00544890" w:rsidRDefault="000875AD" w:rsidP="00691941">
            <w:pPr>
              <w:cnfStyle w:val="000000010000" w:firstRow="0" w:lastRow="0" w:firstColumn="0" w:lastColumn="0" w:oddVBand="0" w:evenVBand="0" w:oddHBand="0" w:evenHBand="1" w:firstRowFirstColumn="0" w:firstRowLastColumn="0" w:lastRowFirstColumn="0" w:lastRowLastColumn="0"/>
              <w:rPr>
                <w:sz w:val="16"/>
                <w:szCs w:val="16"/>
              </w:rPr>
            </w:pPr>
          </w:p>
        </w:tc>
      </w:tr>
    </w:tbl>
    <w:p w14:paraId="3F3A73D1" w14:textId="77777777" w:rsidR="00E32F6F" w:rsidRPr="004C3D68" w:rsidRDefault="00E32F6F" w:rsidP="00691941">
      <w:pPr>
        <w:pStyle w:val="BodyText"/>
      </w:pPr>
    </w:p>
    <w:p w14:paraId="2B8343D2" w14:textId="0D762935" w:rsidR="00E765F8" w:rsidRDefault="00E765F8" w:rsidP="00691941">
      <w:pPr>
        <w:pStyle w:val="Heading4"/>
      </w:pPr>
      <w:r>
        <w:t>User Relation</w:t>
      </w:r>
    </w:p>
    <w:tbl>
      <w:tblPr>
        <w:tblStyle w:val="LightGrid-Accent1"/>
        <w:tblW w:w="0" w:type="auto"/>
        <w:tblLayout w:type="fixed"/>
        <w:tblLook w:val="04A0" w:firstRow="1" w:lastRow="0" w:firstColumn="1" w:lastColumn="0" w:noHBand="0" w:noVBand="1"/>
      </w:tblPr>
      <w:tblGrid>
        <w:gridCol w:w="1250"/>
        <w:gridCol w:w="1459"/>
        <w:gridCol w:w="2501"/>
        <w:gridCol w:w="5210"/>
      </w:tblGrid>
      <w:tr w:rsidR="00865E30" w:rsidRPr="00544890" w14:paraId="7A7AB8C7" w14:textId="77777777" w:rsidTr="00B936BA">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50" w:type="dxa"/>
          </w:tcPr>
          <w:p w14:paraId="2E335B6C" w14:textId="77777777" w:rsidR="00865E30" w:rsidRPr="00544890" w:rsidRDefault="00865E30" w:rsidP="00691941">
            <w:pPr>
              <w:rPr>
                <w:rFonts w:cs="Arial"/>
                <w:sz w:val="18"/>
                <w:szCs w:val="18"/>
              </w:rPr>
            </w:pPr>
            <w:r w:rsidRPr="00544890">
              <w:rPr>
                <w:rFonts w:cs="Arial"/>
                <w:sz w:val="18"/>
                <w:szCs w:val="18"/>
              </w:rPr>
              <w:t>Business Class</w:t>
            </w:r>
          </w:p>
        </w:tc>
        <w:tc>
          <w:tcPr>
            <w:tcW w:w="1459" w:type="dxa"/>
          </w:tcPr>
          <w:p w14:paraId="03470293" w14:textId="23D4FB94" w:rsidR="00865E30" w:rsidRPr="00544890" w:rsidRDefault="00865E30"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Relation Name</w:t>
            </w:r>
          </w:p>
        </w:tc>
        <w:tc>
          <w:tcPr>
            <w:tcW w:w="2501" w:type="dxa"/>
          </w:tcPr>
          <w:p w14:paraId="563A67B1" w14:textId="2DEB7EF2" w:rsidR="00865E30" w:rsidRPr="00544890" w:rsidRDefault="00865E30"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Relation Type / To</w:t>
            </w:r>
          </w:p>
        </w:tc>
        <w:tc>
          <w:tcPr>
            <w:tcW w:w="5210" w:type="dxa"/>
          </w:tcPr>
          <w:p w14:paraId="19A8C42D" w14:textId="77777777" w:rsidR="00865E30" w:rsidRPr="00544890" w:rsidRDefault="00865E30"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Definition</w:t>
            </w:r>
          </w:p>
        </w:tc>
      </w:tr>
      <w:tr w:rsidR="00865E30" w:rsidRPr="00544890" w14:paraId="2B74DCE1" w14:textId="77777777" w:rsidTr="00B9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510FA09B" w14:textId="77777777" w:rsidR="00865E30" w:rsidRPr="0041290D" w:rsidRDefault="00865E30" w:rsidP="00691941">
            <w:pPr>
              <w:rPr>
                <w:rFonts w:cs="Arial"/>
                <w:b w:val="0"/>
                <w:sz w:val="16"/>
                <w:szCs w:val="16"/>
              </w:rPr>
            </w:pPr>
          </w:p>
        </w:tc>
        <w:tc>
          <w:tcPr>
            <w:tcW w:w="1459" w:type="dxa"/>
          </w:tcPr>
          <w:p w14:paraId="5F912CF4" w14:textId="77777777" w:rsidR="00865E30" w:rsidRPr="0041290D" w:rsidRDefault="00865E30"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2501" w:type="dxa"/>
          </w:tcPr>
          <w:p w14:paraId="5F7673E4" w14:textId="77777777" w:rsidR="00865E30" w:rsidRPr="0041290D" w:rsidRDefault="00865E30"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5210" w:type="dxa"/>
          </w:tcPr>
          <w:p w14:paraId="5E48D734" w14:textId="6542B5E9" w:rsidR="00865E30" w:rsidRPr="0041290D" w:rsidRDefault="00865E30"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41290D">
              <w:rPr>
                <w:sz w:val="16"/>
                <w:szCs w:val="16"/>
              </w:rPr>
              <w:t xml:space="preserve">&lt;High-level description of the </w:t>
            </w:r>
            <w:r w:rsidR="00ED7974">
              <w:rPr>
                <w:sz w:val="16"/>
                <w:szCs w:val="16"/>
              </w:rPr>
              <w:t>user relation</w:t>
            </w:r>
            <w:r w:rsidRPr="0041290D">
              <w:rPr>
                <w:sz w:val="16"/>
                <w:szCs w:val="16"/>
              </w:rPr>
              <w:t xml:space="preserve"> requirement&gt;</w:t>
            </w:r>
          </w:p>
        </w:tc>
      </w:tr>
      <w:tr w:rsidR="00865E30" w:rsidRPr="00544890" w14:paraId="24BC73BC" w14:textId="77777777" w:rsidTr="00B936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3D4A684C" w14:textId="77777777" w:rsidR="00865E30" w:rsidRPr="0041290D" w:rsidRDefault="00865E30" w:rsidP="00691941">
            <w:pPr>
              <w:rPr>
                <w:rFonts w:cs="Arial"/>
                <w:b w:val="0"/>
                <w:sz w:val="16"/>
                <w:szCs w:val="16"/>
              </w:rPr>
            </w:pPr>
          </w:p>
        </w:tc>
        <w:tc>
          <w:tcPr>
            <w:tcW w:w="1459" w:type="dxa"/>
          </w:tcPr>
          <w:p w14:paraId="6A900D2A" w14:textId="77777777" w:rsidR="00865E30" w:rsidRPr="0041290D" w:rsidRDefault="00865E30"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2501" w:type="dxa"/>
          </w:tcPr>
          <w:p w14:paraId="3355F121" w14:textId="77777777" w:rsidR="00865E30" w:rsidRPr="0041290D" w:rsidRDefault="00865E30"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5210" w:type="dxa"/>
          </w:tcPr>
          <w:p w14:paraId="031055E9" w14:textId="77777777" w:rsidR="00865E30" w:rsidRPr="0041290D" w:rsidRDefault="00865E30" w:rsidP="00691941">
            <w:pPr>
              <w:cnfStyle w:val="000000010000" w:firstRow="0" w:lastRow="0" w:firstColumn="0" w:lastColumn="0" w:oddVBand="0" w:evenVBand="0" w:oddHBand="0" w:evenHBand="1" w:firstRowFirstColumn="0" w:firstRowLastColumn="0" w:lastRowFirstColumn="0" w:lastRowLastColumn="0"/>
              <w:rPr>
                <w:sz w:val="16"/>
                <w:szCs w:val="16"/>
              </w:rPr>
            </w:pPr>
          </w:p>
        </w:tc>
      </w:tr>
    </w:tbl>
    <w:p w14:paraId="06F3A5BB" w14:textId="77777777" w:rsidR="00E765F8" w:rsidRDefault="00E765F8" w:rsidP="00691941">
      <w:pPr>
        <w:pStyle w:val="BodyText"/>
      </w:pPr>
    </w:p>
    <w:p w14:paraId="64C40D9B" w14:textId="37C02D1E" w:rsidR="00EA3CA1" w:rsidRDefault="00EA3CA1" w:rsidP="00691941">
      <w:pPr>
        <w:pStyle w:val="Heading4"/>
      </w:pPr>
      <w:r>
        <w:t>User Business Class</w:t>
      </w:r>
    </w:p>
    <w:tbl>
      <w:tblPr>
        <w:tblStyle w:val="LightGrid-Accent1"/>
        <w:tblW w:w="0" w:type="auto"/>
        <w:tblLayout w:type="fixed"/>
        <w:tblLook w:val="04A0" w:firstRow="1" w:lastRow="0" w:firstColumn="1" w:lastColumn="0" w:noHBand="0" w:noVBand="1"/>
      </w:tblPr>
      <w:tblGrid>
        <w:gridCol w:w="2084"/>
        <w:gridCol w:w="1563"/>
        <w:gridCol w:w="2084"/>
        <w:gridCol w:w="2719"/>
        <w:gridCol w:w="1970"/>
      </w:tblGrid>
      <w:tr w:rsidR="00F93D64" w:rsidRPr="00544890" w14:paraId="27B42DCD" w14:textId="77777777" w:rsidTr="004C508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084" w:type="dxa"/>
          </w:tcPr>
          <w:p w14:paraId="02EDE783" w14:textId="77777777" w:rsidR="00F93D64" w:rsidRPr="00544890" w:rsidRDefault="00F93D64" w:rsidP="00691941">
            <w:pPr>
              <w:rPr>
                <w:rFonts w:cs="Arial"/>
                <w:sz w:val="18"/>
                <w:szCs w:val="18"/>
              </w:rPr>
            </w:pPr>
            <w:r w:rsidRPr="00544890">
              <w:rPr>
                <w:rFonts w:cs="Arial"/>
                <w:sz w:val="18"/>
                <w:szCs w:val="18"/>
              </w:rPr>
              <w:t>Business Class</w:t>
            </w:r>
          </w:p>
        </w:tc>
        <w:tc>
          <w:tcPr>
            <w:tcW w:w="1563" w:type="dxa"/>
          </w:tcPr>
          <w:p w14:paraId="7BD74DBD" w14:textId="002D8C07" w:rsidR="00F93D64" w:rsidRPr="00544890" w:rsidRDefault="00F93D64"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Context</w:t>
            </w:r>
          </w:p>
        </w:tc>
        <w:tc>
          <w:tcPr>
            <w:tcW w:w="2084" w:type="dxa"/>
          </w:tcPr>
          <w:p w14:paraId="0DCE3640" w14:textId="47769777" w:rsidR="00F93D64" w:rsidRPr="00544890" w:rsidRDefault="00F93D64"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Key Field Definition</w:t>
            </w:r>
          </w:p>
        </w:tc>
        <w:tc>
          <w:tcPr>
            <w:tcW w:w="2719" w:type="dxa"/>
          </w:tcPr>
          <w:p w14:paraId="3B03FB4F" w14:textId="19171DF4" w:rsidR="00F93D64" w:rsidRPr="00544890" w:rsidRDefault="00F93D64"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Implementations</w:t>
            </w:r>
          </w:p>
        </w:tc>
        <w:tc>
          <w:tcPr>
            <w:tcW w:w="1970" w:type="dxa"/>
          </w:tcPr>
          <w:p w14:paraId="22CCD92C" w14:textId="77777777" w:rsidR="00F93D64" w:rsidRPr="00544890" w:rsidRDefault="00F93D64"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544890">
              <w:rPr>
                <w:rFonts w:cs="Arial"/>
                <w:sz w:val="18"/>
                <w:szCs w:val="18"/>
              </w:rPr>
              <w:t>Definition</w:t>
            </w:r>
          </w:p>
        </w:tc>
      </w:tr>
      <w:tr w:rsidR="00F93D64" w:rsidRPr="00544890" w14:paraId="6085AF43" w14:textId="77777777" w:rsidTr="004C5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tcPr>
          <w:p w14:paraId="464DC985" w14:textId="77777777" w:rsidR="00F93D64" w:rsidRPr="0041290D" w:rsidRDefault="00F93D64" w:rsidP="00691941">
            <w:pPr>
              <w:rPr>
                <w:rFonts w:cs="Arial"/>
                <w:b w:val="0"/>
                <w:sz w:val="16"/>
                <w:szCs w:val="16"/>
              </w:rPr>
            </w:pPr>
          </w:p>
        </w:tc>
        <w:tc>
          <w:tcPr>
            <w:tcW w:w="1563" w:type="dxa"/>
          </w:tcPr>
          <w:p w14:paraId="3138C810" w14:textId="77777777" w:rsidR="00F93D64" w:rsidRPr="0041290D" w:rsidRDefault="00F93D64"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2084" w:type="dxa"/>
          </w:tcPr>
          <w:p w14:paraId="6A5FD1FF" w14:textId="77777777" w:rsidR="00F93D64" w:rsidRPr="0041290D" w:rsidRDefault="00F93D64"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2719" w:type="dxa"/>
          </w:tcPr>
          <w:p w14:paraId="790808B6" w14:textId="77777777" w:rsidR="00F93D64" w:rsidRPr="0041290D" w:rsidRDefault="00F93D64"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970" w:type="dxa"/>
          </w:tcPr>
          <w:p w14:paraId="44432F98" w14:textId="59FA1775" w:rsidR="00F93D64" w:rsidRPr="0041290D" w:rsidRDefault="003234F6"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3234F6">
              <w:rPr>
                <w:sz w:val="16"/>
                <w:szCs w:val="16"/>
              </w:rPr>
              <w:t>&lt;High-level description of the user business class requirement</w:t>
            </w:r>
            <w:r w:rsidR="00743482" w:rsidRPr="003234F6">
              <w:rPr>
                <w:sz w:val="16"/>
                <w:szCs w:val="16"/>
              </w:rPr>
              <w:t xml:space="preserve"> </w:t>
            </w:r>
            <w:r w:rsidRPr="003234F6">
              <w:rPr>
                <w:sz w:val="16"/>
                <w:szCs w:val="16"/>
              </w:rPr>
              <w:t>&gt;</w:t>
            </w:r>
          </w:p>
        </w:tc>
      </w:tr>
      <w:tr w:rsidR="00F93D64" w:rsidRPr="00544890" w14:paraId="75CBA3B2" w14:textId="77777777" w:rsidTr="004C50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tcPr>
          <w:p w14:paraId="03A17D67" w14:textId="1F91C30D" w:rsidR="00F93D64" w:rsidRPr="0041290D" w:rsidRDefault="00934201" w:rsidP="00691941">
            <w:pPr>
              <w:rPr>
                <w:rFonts w:cs="Arial"/>
                <w:b w:val="0"/>
                <w:sz w:val="16"/>
                <w:szCs w:val="16"/>
              </w:rPr>
            </w:pPr>
            <w:r>
              <w:rPr>
                <w:rFonts w:cs="Arial"/>
                <w:b w:val="0"/>
                <w:sz w:val="16"/>
                <w:szCs w:val="16"/>
              </w:rPr>
              <w:t>IN4ApprovalMatrix</w:t>
            </w:r>
          </w:p>
        </w:tc>
        <w:tc>
          <w:tcPr>
            <w:tcW w:w="1563" w:type="dxa"/>
          </w:tcPr>
          <w:p w14:paraId="655486A6" w14:textId="77777777" w:rsidR="00F93D64" w:rsidRPr="0041290D" w:rsidRDefault="00F93D64"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2084" w:type="dxa"/>
          </w:tcPr>
          <w:p w14:paraId="76BE6AEA" w14:textId="5BA5691F" w:rsidR="00F93D64" w:rsidRPr="0041290D" w:rsidRDefault="00EA64BE"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r>
              <w:rPr>
                <w:rFonts w:cs="Arial"/>
                <w:sz w:val="16"/>
                <w:szCs w:val="16"/>
              </w:rPr>
              <w:t>Numeric, 5</w:t>
            </w:r>
            <w:r w:rsidR="00504BC8">
              <w:rPr>
                <w:rFonts w:cs="Arial"/>
                <w:sz w:val="16"/>
                <w:szCs w:val="16"/>
              </w:rPr>
              <w:t xml:space="preserve">, </w:t>
            </w:r>
            <w:proofErr w:type="spellStart"/>
            <w:r w:rsidR="00504BC8">
              <w:rPr>
                <w:rFonts w:cs="Arial"/>
                <w:sz w:val="16"/>
                <w:szCs w:val="16"/>
              </w:rPr>
              <w:t>autosequence</w:t>
            </w:r>
            <w:proofErr w:type="spellEnd"/>
          </w:p>
        </w:tc>
        <w:tc>
          <w:tcPr>
            <w:tcW w:w="2719" w:type="dxa"/>
          </w:tcPr>
          <w:p w14:paraId="02188055" w14:textId="77777777" w:rsidR="00F93D64" w:rsidRPr="0041290D" w:rsidRDefault="00F93D64"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970" w:type="dxa"/>
          </w:tcPr>
          <w:p w14:paraId="00FFF0F5" w14:textId="4FF6DB76" w:rsidR="00F93D64" w:rsidRPr="0041290D" w:rsidRDefault="004C5087" w:rsidP="00691941">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For FR 1.1</w:t>
            </w:r>
          </w:p>
        </w:tc>
      </w:tr>
    </w:tbl>
    <w:p w14:paraId="374C0B48" w14:textId="77777777" w:rsidR="00BB7DBF" w:rsidRPr="00CC2984" w:rsidRDefault="00BB7DBF" w:rsidP="00691941">
      <w:pPr>
        <w:pStyle w:val="BodyText"/>
      </w:pPr>
    </w:p>
    <w:p w14:paraId="0A9FC7F2" w14:textId="6BC0C5A0" w:rsidR="0068044D" w:rsidRDefault="0068044D" w:rsidP="00691941">
      <w:pPr>
        <w:pStyle w:val="Heading4"/>
      </w:pPr>
      <w:r>
        <w:t>List</w:t>
      </w:r>
    </w:p>
    <w:tbl>
      <w:tblPr>
        <w:tblStyle w:val="LightGrid-Accent1"/>
        <w:tblW w:w="0" w:type="auto"/>
        <w:tblLayout w:type="fixed"/>
        <w:tblLook w:val="04A0" w:firstRow="1" w:lastRow="0" w:firstColumn="1" w:lastColumn="0" w:noHBand="0" w:noVBand="1"/>
      </w:tblPr>
      <w:tblGrid>
        <w:gridCol w:w="1250"/>
        <w:gridCol w:w="1980"/>
        <w:gridCol w:w="1980"/>
        <w:gridCol w:w="5210"/>
      </w:tblGrid>
      <w:tr w:rsidR="00560723" w:rsidRPr="00544890" w14:paraId="534AC93B" w14:textId="77777777" w:rsidTr="00EB3E31">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50" w:type="dxa"/>
          </w:tcPr>
          <w:p w14:paraId="5733F4EE" w14:textId="77777777" w:rsidR="00560723" w:rsidRPr="00544890" w:rsidRDefault="00560723" w:rsidP="00691941">
            <w:pPr>
              <w:rPr>
                <w:rFonts w:cs="Arial"/>
                <w:sz w:val="18"/>
                <w:szCs w:val="18"/>
              </w:rPr>
            </w:pPr>
            <w:r w:rsidRPr="00544890">
              <w:rPr>
                <w:rFonts w:cs="Arial"/>
                <w:sz w:val="18"/>
                <w:szCs w:val="18"/>
              </w:rPr>
              <w:t>Business Class</w:t>
            </w:r>
          </w:p>
        </w:tc>
        <w:tc>
          <w:tcPr>
            <w:tcW w:w="1980" w:type="dxa"/>
          </w:tcPr>
          <w:p w14:paraId="7F4832C9" w14:textId="67CC8A80" w:rsidR="00560723" w:rsidRPr="00544890" w:rsidRDefault="00560723"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List Name</w:t>
            </w:r>
          </w:p>
        </w:tc>
        <w:tc>
          <w:tcPr>
            <w:tcW w:w="1980" w:type="dxa"/>
          </w:tcPr>
          <w:p w14:paraId="0FD1518B" w14:textId="4C126701" w:rsidR="00560723" w:rsidRPr="00544890" w:rsidRDefault="00EB3E31"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Based On</w:t>
            </w:r>
          </w:p>
        </w:tc>
        <w:tc>
          <w:tcPr>
            <w:tcW w:w="5210" w:type="dxa"/>
          </w:tcPr>
          <w:p w14:paraId="6C31F32C" w14:textId="77777777" w:rsidR="00560723" w:rsidRPr="00544890" w:rsidRDefault="00560723"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Definition</w:t>
            </w:r>
          </w:p>
        </w:tc>
      </w:tr>
      <w:tr w:rsidR="00560723" w:rsidRPr="00544890" w14:paraId="64F7C35F" w14:textId="77777777" w:rsidTr="00EB3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7716CC26" w14:textId="77777777" w:rsidR="00560723" w:rsidRPr="0041290D" w:rsidRDefault="00560723" w:rsidP="00691941">
            <w:pPr>
              <w:rPr>
                <w:rFonts w:cs="Arial"/>
                <w:b w:val="0"/>
                <w:sz w:val="16"/>
                <w:szCs w:val="16"/>
              </w:rPr>
            </w:pPr>
          </w:p>
        </w:tc>
        <w:tc>
          <w:tcPr>
            <w:tcW w:w="1980" w:type="dxa"/>
          </w:tcPr>
          <w:p w14:paraId="40A2C757" w14:textId="77777777" w:rsidR="00560723" w:rsidRPr="0041290D" w:rsidRDefault="00560723"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980" w:type="dxa"/>
          </w:tcPr>
          <w:p w14:paraId="3FC6200F" w14:textId="77777777" w:rsidR="00560723" w:rsidRPr="0041290D" w:rsidRDefault="00560723"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5210" w:type="dxa"/>
          </w:tcPr>
          <w:p w14:paraId="2EC8B5EB" w14:textId="072D74C2" w:rsidR="00560723" w:rsidRPr="0041290D" w:rsidRDefault="00560723"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41290D">
              <w:rPr>
                <w:sz w:val="16"/>
                <w:szCs w:val="16"/>
              </w:rPr>
              <w:t xml:space="preserve">&lt;High-level description of the </w:t>
            </w:r>
            <w:r w:rsidR="00ED7974">
              <w:rPr>
                <w:sz w:val="16"/>
                <w:szCs w:val="16"/>
              </w:rPr>
              <w:t>list</w:t>
            </w:r>
            <w:r w:rsidRPr="0041290D">
              <w:rPr>
                <w:sz w:val="16"/>
                <w:szCs w:val="16"/>
              </w:rPr>
              <w:t xml:space="preserve"> requirement</w:t>
            </w:r>
            <w:r w:rsidR="00ED7974">
              <w:rPr>
                <w:sz w:val="16"/>
                <w:szCs w:val="16"/>
              </w:rPr>
              <w:t xml:space="preserve"> ex. Add columns</w:t>
            </w:r>
            <w:r w:rsidRPr="0041290D">
              <w:rPr>
                <w:sz w:val="16"/>
                <w:szCs w:val="16"/>
              </w:rPr>
              <w:t>&gt;</w:t>
            </w:r>
          </w:p>
        </w:tc>
      </w:tr>
      <w:tr w:rsidR="00560723" w:rsidRPr="00544890" w14:paraId="6CC57985" w14:textId="77777777" w:rsidTr="00EB3E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100F0CE6" w14:textId="77777777" w:rsidR="00560723" w:rsidRPr="0041290D" w:rsidRDefault="00560723" w:rsidP="00691941">
            <w:pPr>
              <w:rPr>
                <w:rFonts w:cs="Arial"/>
                <w:b w:val="0"/>
                <w:sz w:val="16"/>
                <w:szCs w:val="16"/>
              </w:rPr>
            </w:pPr>
          </w:p>
        </w:tc>
        <w:tc>
          <w:tcPr>
            <w:tcW w:w="1980" w:type="dxa"/>
          </w:tcPr>
          <w:p w14:paraId="2C6E90EC" w14:textId="77777777" w:rsidR="00560723" w:rsidRPr="0041290D" w:rsidRDefault="00560723"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980" w:type="dxa"/>
          </w:tcPr>
          <w:p w14:paraId="28BA7E82" w14:textId="77777777" w:rsidR="00560723" w:rsidRPr="0041290D" w:rsidRDefault="00560723"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5210" w:type="dxa"/>
          </w:tcPr>
          <w:p w14:paraId="159413BA" w14:textId="77777777" w:rsidR="00560723" w:rsidRPr="0041290D" w:rsidRDefault="00560723" w:rsidP="00691941">
            <w:pPr>
              <w:cnfStyle w:val="000000010000" w:firstRow="0" w:lastRow="0" w:firstColumn="0" w:lastColumn="0" w:oddVBand="0" w:evenVBand="0" w:oddHBand="0" w:evenHBand="1" w:firstRowFirstColumn="0" w:firstRowLastColumn="0" w:lastRowFirstColumn="0" w:lastRowLastColumn="0"/>
              <w:rPr>
                <w:sz w:val="16"/>
                <w:szCs w:val="16"/>
              </w:rPr>
            </w:pPr>
          </w:p>
        </w:tc>
      </w:tr>
    </w:tbl>
    <w:p w14:paraId="5D6A8448" w14:textId="573CC836" w:rsidR="00560723" w:rsidRDefault="00560723" w:rsidP="00691941">
      <w:pPr>
        <w:pStyle w:val="BodyText"/>
      </w:pPr>
    </w:p>
    <w:p w14:paraId="71D55364" w14:textId="0306E739" w:rsidR="006B1AA7" w:rsidRDefault="006B1AA7" w:rsidP="00691941">
      <w:pPr>
        <w:pStyle w:val="Heading4"/>
      </w:pPr>
      <w:r>
        <w:t>Form</w:t>
      </w:r>
    </w:p>
    <w:tbl>
      <w:tblPr>
        <w:tblStyle w:val="LightGrid-Accent1"/>
        <w:tblW w:w="0" w:type="auto"/>
        <w:tblLayout w:type="fixed"/>
        <w:tblLook w:val="04A0" w:firstRow="1" w:lastRow="0" w:firstColumn="1" w:lastColumn="0" w:noHBand="0" w:noVBand="1"/>
      </w:tblPr>
      <w:tblGrid>
        <w:gridCol w:w="1250"/>
        <w:gridCol w:w="1980"/>
        <w:gridCol w:w="1980"/>
        <w:gridCol w:w="5210"/>
      </w:tblGrid>
      <w:tr w:rsidR="00602814" w:rsidRPr="00544890" w14:paraId="1792CFAE"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50" w:type="dxa"/>
          </w:tcPr>
          <w:p w14:paraId="39E9644F" w14:textId="77777777" w:rsidR="00602814" w:rsidRPr="00544890" w:rsidRDefault="00602814" w:rsidP="00691941">
            <w:pPr>
              <w:rPr>
                <w:rFonts w:cs="Arial"/>
                <w:sz w:val="18"/>
                <w:szCs w:val="18"/>
              </w:rPr>
            </w:pPr>
            <w:r w:rsidRPr="00544890">
              <w:rPr>
                <w:rFonts w:cs="Arial"/>
                <w:sz w:val="18"/>
                <w:szCs w:val="18"/>
              </w:rPr>
              <w:t>Business Class</w:t>
            </w:r>
          </w:p>
        </w:tc>
        <w:tc>
          <w:tcPr>
            <w:tcW w:w="1980" w:type="dxa"/>
          </w:tcPr>
          <w:p w14:paraId="49B9F1CE" w14:textId="26415C4B" w:rsidR="00602814" w:rsidRPr="00544890" w:rsidRDefault="00602814"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Form Name</w:t>
            </w:r>
          </w:p>
        </w:tc>
        <w:tc>
          <w:tcPr>
            <w:tcW w:w="1980" w:type="dxa"/>
          </w:tcPr>
          <w:p w14:paraId="7D7E5422" w14:textId="77777777" w:rsidR="00602814" w:rsidRPr="00544890" w:rsidRDefault="00602814"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Based On</w:t>
            </w:r>
          </w:p>
        </w:tc>
        <w:tc>
          <w:tcPr>
            <w:tcW w:w="5210" w:type="dxa"/>
          </w:tcPr>
          <w:p w14:paraId="726E968F" w14:textId="77777777" w:rsidR="00602814" w:rsidRPr="00544890" w:rsidRDefault="00602814"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Definition</w:t>
            </w:r>
          </w:p>
        </w:tc>
      </w:tr>
      <w:tr w:rsidR="00602814" w:rsidRPr="00544890" w14:paraId="6AB193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7636170E" w14:textId="77777777" w:rsidR="00602814" w:rsidRPr="0041290D" w:rsidRDefault="00602814" w:rsidP="00691941">
            <w:pPr>
              <w:rPr>
                <w:rFonts w:cs="Arial"/>
                <w:b w:val="0"/>
                <w:sz w:val="16"/>
                <w:szCs w:val="16"/>
              </w:rPr>
            </w:pPr>
          </w:p>
        </w:tc>
        <w:tc>
          <w:tcPr>
            <w:tcW w:w="1980" w:type="dxa"/>
          </w:tcPr>
          <w:p w14:paraId="141F73EB" w14:textId="77777777" w:rsidR="00602814" w:rsidRPr="0041290D" w:rsidRDefault="00602814"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1980" w:type="dxa"/>
          </w:tcPr>
          <w:p w14:paraId="15AEAD5B" w14:textId="77777777" w:rsidR="00602814" w:rsidRPr="0041290D" w:rsidRDefault="00602814"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5210" w:type="dxa"/>
          </w:tcPr>
          <w:p w14:paraId="693D2B43" w14:textId="188102F8" w:rsidR="00602814" w:rsidRPr="0041290D" w:rsidRDefault="00602814"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602814">
              <w:rPr>
                <w:sz w:val="16"/>
                <w:szCs w:val="16"/>
              </w:rPr>
              <w:t>&lt;High-level description of the form requirement ex Change form layout&gt;</w:t>
            </w:r>
          </w:p>
        </w:tc>
      </w:tr>
      <w:tr w:rsidR="00602814" w:rsidRPr="00544890" w14:paraId="1FFA33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398070AC" w14:textId="77777777" w:rsidR="00602814" w:rsidRPr="0041290D" w:rsidRDefault="00602814" w:rsidP="00691941">
            <w:pPr>
              <w:rPr>
                <w:rFonts w:cs="Arial"/>
                <w:b w:val="0"/>
                <w:sz w:val="16"/>
                <w:szCs w:val="16"/>
              </w:rPr>
            </w:pPr>
          </w:p>
        </w:tc>
        <w:tc>
          <w:tcPr>
            <w:tcW w:w="1980" w:type="dxa"/>
          </w:tcPr>
          <w:p w14:paraId="0F6F55B9" w14:textId="77777777" w:rsidR="00602814" w:rsidRPr="0041290D" w:rsidRDefault="00602814"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980" w:type="dxa"/>
          </w:tcPr>
          <w:p w14:paraId="3D384883" w14:textId="77777777" w:rsidR="00602814" w:rsidRPr="0041290D" w:rsidRDefault="00602814"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5210" w:type="dxa"/>
          </w:tcPr>
          <w:p w14:paraId="3342AD2C" w14:textId="77777777" w:rsidR="00602814" w:rsidRPr="0041290D" w:rsidRDefault="00602814" w:rsidP="00691941">
            <w:pPr>
              <w:cnfStyle w:val="000000010000" w:firstRow="0" w:lastRow="0" w:firstColumn="0" w:lastColumn="0" w:oddVBand="0" w:evenVBand="0" w:oddHBand="0" w:evenHBand="1" w:firstRowFirstColumn="0" w:firstRowLastColumn="0" w:lastRowFirstColumn="0" w:lastRowLastColumn="0"/>
              <w:rPr>
                <w:sz w:val="16"/>
                <w:szCs w:val="16"/>
              </w:rPr>
            </w:pPr>
          </w:p>
        </w:tc>
      </w:tr>
    </w:tbl>
    <w:p w14:paraId="528D7C4D" w14:textId="77777777" w:rsidR="006B1AA7" w:rsidRDefault="006B1AA7" w:rsidP="00691941">
      <w:pPr>
        <w:pStyle w:val="BodyText"/>
      </w:pPr>
    </w:p>
    <w:p w14:paraId="4942FAB7" w14:textId="3F5EC1E0" w:rsidR="0068044D" w:rsidRDefault="0068044D" w:rsidP="00691941">
      <w:pPr>
        <w:pStyle w:val="Heading4"/>
      </w:pPr>
      <w:r>
        <w:t>Page</w:t>
      </w:r>
    </w:p>
    <w:tbl>
      <w:tblPr>
        <w:tblStyle w:val="LightGrid-Accent1"/>
        <w:tblW w:w="5000" w:type="pct"/>
        <w:tblLayout w:type="fixed"/>
        <w:tblLook w:val="04A0" w:firstRow="1" w:lastRow="0" w:firstColumn="1" w:lastColumn="0" w:noHBand="0" w:noVBand="1"/>
      </w:tblPr>
      <w:tblGrid>
        <w:gridCol w:w="2605"/>
        <w:gridCol w:w="2605"/>
        <w:gridCol w:w="5210"/>
      </w:tblGrid>
      <w:tr w:rsidR="00DC1B79" w:rsidRPr="00544890" w14:paraId="141A7C0A" w14:textId="77777777" w:rsidTr="00DC1B79">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50" w:type="pct"/>
          </w:tcPr>
          <w:p w14:paraId="59972D03" w14:textId="6425CB2D" w:rsidR="00DC1B79" w:rsidRPr="00544890" w:rsidRDefault="00732E6F" w:rsidP="00691941">
            <w:pPr>
              <w:rPr>
                <w:rFonts w:cs="Arial"/>
                <w:sz w:val="18"/>
                <w:szCs w:val="18"/>
              </w:rPr>
            </w:pPr>
            <w:r>
              <w:rPr>
                <w:rFonts w:cs="Arial"/>
                <w:sz w:val="18"/>
                <w:szCs w:val="18"/>
              </w:rPr>
              <w:t>Page Name</w:t>
            </w:r>
          </w:p>
        </w:tc>
        <w:tc>
          <w:tcPr>
            <w:tcW w:w="1250" w:type="pct"/>
          </w:tcPr>
          <w:p w14:paraId="17A6A6E8" w14:textId="30457A5F" w:rsidR="00DC1B79" w:rsidRPr="00544890" w:rsidRDefault="00732E6F"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Based On</w:t>
            </w:r>
          </w:p>
        </w:tc>
        <w:tc>
          <w:tcPr>
            <w:tcW w:w="2500" w:type="pct"/>
          </w:tcPr>
          <w:p w14:paraId="7C52EB51" w14:textId="77777777" w:rsidR="00DC1B79" w:rsidRPr="00544890" w:rsidRDefault="00DC1B79"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Definition</w:t>
            </w:r>
          </w:p>
        </w:tc>
      </w:tr>
      <w:tr w:rsidR="00DC1B79" w:rsidRPr="00544890" w14:paraId="3FBCF7A8" w14:textId="77777777" w:rsidTr="00DC1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715379D" w14:textId="77777777" w:rsidR="00DC1B79" w:rsidRPr="0041290D" w:rsidRDefault="00DC1B79" w:rsidP="00691941">
            <w:pPr>
              <w:rPr>
                <w:rFonts w:cs="Arial"/>
                <w:b w:val="0"/>
                <w:sz w:val="16"/>
                <w:szCs w:val="16"/>
              </w:rPr>
            </w:pPr>
          </w:p>
        </w:tc>
        <w:tc>
          <w:tcPr>
            <w:tcW w:w="1250" w:type="pct"/>
          </w:tcPr>
          <w:p w14:paraId="640373C6" w14:textId="77777777" w:rsidR="00DC1B79" w:rsidRPr="0041290D" w:rsidRDefault="00DC1B79"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2500" w:type="pct"/>
          </w:tcPr>
          <w:p w14:paraId="2D2A02DF" w14:textId="39FE2315" w:rsidR="00DC1B79" w:rsidRPr="0041290D" w:rsidRDefault="00DC1B79"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602814">
              <w:rPr>
                <w:sz w:val="16"/>
                <w:szCs w:val="16"/>
              </w:rPr>
              <w:t xml:space="preserve">&lt;High-level description of the </w:t>
            </w:r>
            <w:r>
              <w:rPr>
                <w:sz w:val="16"/>
                <w:szCs w:val="16"/>
              </w:rPr>
              <w:t>page</w:t>
            </w:r>
            <w:r w:rsidRPr="00602814">
              <w:rPr>
                <w:sz w:val="16"/>
                <w:szCs w:val="16"/>
              </w:rPr>
              <w:t xml:space="preserve"> requirement &gt;</w:t>
            </w:r>
          </w:p>
        </w:tc>
      </w:tr>
      <w:tr w:rsidR="00DC1B79" w:rsidRPr="00544890" w14:paraId="164EE5CF" w14:textId="77777777" w:rsidTr="00DC1B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F75CF48" w14:textId="77777777" w:rsidR="00DC1B79" w:rsidRPr="0041290D" w:rsidRDefault="00DC1B79" w:rsidP="00691941">
            <w:pPr>
              <w:rPr>
                <w:rFonts w:cs="Arial"/>
                <w:b w:val="0"/>
                <w:sz w:val="16"/>
                <w:szCs w:val="16"/>
              </w:rPr>
            </w:pPr>
          </w:p>
        </w:tc>
        <w:tc>
          <w:tcPr>
            <w:tcW w:w="1250" w:type="pct"/>
          </w:tcPr>
          <w:p w14:paraId="759DE288" w14:textId="77777777" w:rsidR="00DC1B79" w:rsidRPr="0041290D" w:rsidRDefault="00DC1B79"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2500" w:type="pct"/>
          </w:tcPr>
          <w:p w14:paraId="70195140" w14:textId="77777777" w:rsidR="00DC1B79" w:rsidRPr="0041290D" w:rsidRDefault="00DC1B79" w:rsidP="00691941">
            <w:pPr>
              <w:cnfStyle w:val="000000010000" w:firstRow="0" w:lastRow="0" w:firstColumn="0" w:lastColumn="0" w:oddVBand="0" w:evenVBand="0" w:oddHBand="0" w:evenHBand="1" w:firstRowFirstColumn="0" w:firstRowLastColumn="0" w:lastRowFirstColumn="0" w:lastRowLastColumn="0"/>
              <w:rPr>
                <w:sz w:val="16"/>
                <w:szCs w:val="16"/>
              </w:rPr>
            </w:pPr>
          </w:p>
        </w:tc>
      </w:tr>
    </w:tbl>
    <w:p w14:paraId="69CCB4F0" w14:textId="77777777" w:rsidR="0068044D" w:rsidRPr="00361CC6" w:rsidRDefault="0068044D" w:rsidP="00691941">
      <w:pPr>
        <w:pStyle w:val="BodyText"/>
      </w:pPr>
    </w:p>
    <w:p w14:paraId="1CFBB5E6" w14:textId="7C5B6869" w:rsidR="0082638A" w:rsidRDefault="00732E6F" w:rsidP="00691941">
      <w:pPr>
        <w:pStyle w:val="Heading4"/>
      </w:pPr>
      <w:r>
        <w:t xml:space="preserve">Web Application &amp; </w:t>
      </w:r>
      <w:r w:rsidR="0082638A">
        <w:t>Menu</w:t>
      </w:r>
    </w:p>
    <w:tbl>
      <w:tblPr>
        <w:tblStyle w:val="LightGrid-Accent1"/>
        <w:tblW w:w="5000" w:type="pct"/>
        <w:tblLayout w:type="fixed"/>
        <w:tblLook w:val="04A0" w:firstRow="1" w:lastRow="0" w:firstColumn="1" w:lastColumn="0" w:noHBand="0" w:noVBand="1"/>
      </w:tblPr>
      <w:tblGrid>
        <w:gridCol w:w="4862"/>
        <w:gridCol w:w="2084"/>
        <w:gridCol w:w="3474"/>
      </w:tblGrid>
      <w:tr w:rsidR="00732E6F" w:rsidRPr="00544890" w14:paraId="1F15C151" w14:textId="77777777" w:rsidTr="007067A3">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750" w:type="pct"/>
          </w:tcPr>
          <w:p w14:paraId="6FD2283A" w14:textId="6BE34E54" w:rsidR="00732E6F" w:rsidRPr="00544890" w:rsidRDefault="00732E6F" w:rsidP="00691941">
            <w:pPr>
              <w:rPr>
                <w:rFonts w:cs="Arial"/>
                <w:sz w:val="18"/>
                <w:szCs w:val="18"/>
              </w:rPr>
            </w:pPr>
            <w:r>
              <w:rPr>
                <w:rFonts w:cs="Arial"/>
                <w:sz w:val="18"/>
                <w:szCs w:val="18"/>
              </w:rPr>
              <w:t>Name</w:t>
            </w:r>
          </w:p>
        </w:tc>
        <w:tc>
          <w:tcPr>
            <w:tcW w:w="750" w:type="pct"/>
          </w:tcPr>
          <w:p w14:paraId="6C5E3D04" w14:textId="46992A35" w:rsidR="00732E6F" w:rsidRPr="00544890" w:rsidRDefault="007067A3"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Type</w:t>
            </w:r>
          </w:p>
        </w:tc>
        <w:tc>
          <w:tcPr>
            <w:tcW w:w="1250" w:type="pct"/>
          </w:tcPr>
          <w:p w14:paraId="7657BDB5" w14:textId="77777777" w:rsidR="00732E6F" w:rsidRPr="00544890" w:rsidRDefault="00732E6F"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Definition</w:t>
            </w:r>
          </w:p>
        </w:tc>
      </w:tr>
      <w:tr w:rsidR="00732E6F" w:rsidRPr="00544890" w14:paraId="354E7249" w14:textId="77777777" w:rsidTr="007067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tcPr>
          <w:p w14:paraId="20A5FDF2" w14:textId="77777777" w:rsidR="00732E6F" w:rsidRPr="0041290D" w:rsidRDefault="00732E6F" w:rsidP="00691941">
            <w:pPr>
              <w:rPr>
                <w:rFonts w:cs="Arial"/>
                <w:b w:val="0"/>
                <w:sz w:val="16"/>
                <w:szCs w:val="16"/>
              </w:rPr>
            </w:pPr>
          </w:p>
        </w:tc>
        <w:tc>
          <w:tcPr>
            <w:tcW w:w="750" w:type="pct"/>
          </w:tcPr>
          <w:p w14:paraId="1B0BE543" w14:textId="568336A0" w:rsidR="00732E6F" w:rsidRPr="0041290D" w:rsidRDefault="007067A3"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Pr>
                <w:rFonts w:cs="Arial"/>
                <w:sz w:val="16"/>
                <w:szCs w:val="16"/>
              </w:rPr>
              <w:t>Menu, Web Application</w:t>
            </w:r>
          </w:p>
        </w:tc>
        <w:tc>
          <w:tcPr>
            <w:tcW w:w="1250" w:type="pct"/>
          </w:tcPr>
          <w:p w14:paraId="32670598" w14:textId="66A16E9F" w:rsidR="00732E6F" w:rsidRPr="0041290D" w:rsidRDefault="00732E6F" w:rsidP="00691941">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602814">
              <w:rPr>
                <w:sz w:val="16"/>
                <w:szCs w:val="16"/>
              </w:rPr>
              <w:t xml:space="preserve">&lt;High-level description of the </w:t>
            </w:r>
            <w:r w:rsidR="007067A3">
              <w:rPr>
                <w:sz w:val="16"/>
                <w:szCs w:val="16"/>
              </w:rPr>
              <w:t>UI</w:t>
            </w:r>
            <w:r w:rsidRPr="00602814">
              <w:rPr>
                <w:sz w:val="16"/>
                <w:szCs w:val="16"/>
              </w:rPr>
              <w:t xml:space="preserve"> requirement &gt;</w:t>
            </w:r>
          </w:p>
        </w:tc>
      </w:tr>
      <w:tr w:rsidR="00732E6F" w:rsidRPr="00544890" w14:paraId="7A85FC0C" w14:textId="77777777" w:rsidTr="007067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tcPr>
          <w:p w14:paraId="1D831ABC" w14:textId="77777777" w:rsidR="00732E6F" w:rsidRPr="0041290D" w:rsidRDefault="00732E6F" w:rsidP="00691941">
            <w:pPr>
              <w:rPr>
                <w:rFonts w:cs="Arial"/>
                <w:b w:val="0"/>
                <w:sz w:val="16"/>
                <w:szCs w:val="16"/>
              </w:rPr>
            </w:pPr>
          </w:p>
        </w:tc>
        <w:tc>
          <w:tcPr>
            <w:tcW w:w="750" w:type="pct"/>
          </w:tcPr>
          <w:p w14:paraId="49A56B53" w14:textId="77777777" w:rsidR="00732E6F" w:rsidRPr="0041290D" w:rsidRDefault="00732E6F" w:rsidP="00691941">
            <w:pPr>
              <w:cnfStyle w:val="000000010000" w:firstRow="0" w:lastRow="0" w:firstColumn="0" w:lastColumn="0" w:oddVBand="0" w:evenVBand="0" w:oddHBand="0" w:evenHBand="1" w:firstRowFirstColumn="0" w:firstRowLastColumn="0" w:lastRowFirstColumn="0" w:lastRowLastColumn="0"/>
              <w:rPr>
                <w:rFonts w:cs="Arial"/>
                <w:sz w:val="16"/>
                <w:szCs w:val="16"/>
              </w:rPr>
            </w:pPr>
          </w:p>
        </w:tc>
        <w:tc>
          <w:tcPr>
            <w:tcW w:w="1250" w:type="pct"/>
          </w:tcPr>
          <w:p w14:paraId="6A131E80" w14:textId="77777777" w:rsidR="00732E6F" w:rsidRPr="0041290D" w:rsidRDefault="00732E6F" w:rsidP="00691941">
            <w:pPr>
              <w:cnfStyle w:val="000000010000" w:firstRow="0" w:lastRow="0" w:firstColumn="0" w:lastColumn="0" w:oddVBand="0" w:evenVBand="0" w:oddHBand="0" w:evenHBand="1" w:firstRowFirstColumn="0" w:firstRowLastColumn="0" w:lastRowFirstColumn="0" w:lastRowLastColumn="0"/>
              <w:rPr>
                <w:sz w:val="16"/>
                <w:szCs w:val="16"/>
              </w:rPr>
            </w:pPr>
          </w:p>
        </w:tc>
      </w:tr>
    </w:tbl>
    <w:p w14:paraId="2BA93A3B" w14:textId="77777777" w:rsidR="008A24AC" w:rsidRDefault="008A24AC" w:rsidP="00691941">
      <w:pPr>
        <w:pStyle w:val="BodyText"/>
      </w:pPr>
    </w:p>
    <w:p w14:paraId="5294B3C4" w14:textId="77777777" w:rsidR="00554B2E" w:rsidRDefault="00554B2E" w:rsidP="00691941">
      <w:pPr>
        <w:pStyle w:val="Heading3"/>
      </w:pPr>
      <w:bookmarkStart w:id="48" w:name="_File_Location"/>
      <w:bookmarkStart w:id="49" w:name="_Toc105005174"/>
      <w:bookmarkEnd w:id="41"/>
      <w:bookmarkEnd w:id="42"/>
      <w:bookmarkEnd w:id="48"/>
      <w:r>
        <w:t>File Channel</w:t>
      </w:r>
      <w:bookmarkEnd w:id="49"/>
    </w:p>
    <w:p w14:paraId="2DC140B8" w14:textId="77777777" w:rsidR="00554B2E" w:rsidRDefault="00554B2E" w:rsidP="00691941">
      <w:pPr>
        <w:spacing w:before="120" w:after="120"/>
        <w:ind w:left="1440"/>
        <w:rPr>
          <w:rFonts w:cs="Arial"/>
          <w:lang w:eastAsia="de-DE"/>
        </w:rPr>
      </w:pPr>
      <w:r w:rsidRPr="00C762B3">
        <w:rPr>
          <w:rFonts w:cs="Arial"/>
          <w:lang w:eastAsia="de-DE"/>
        </w:rPr>
        <w:t>Configure a file channel to monitor for any incoming source files for processing.  The process and error directory contents will be stored in the file storage. A single work unit will be created for each source file.</w:t>
      </w:r>
    </w:p>
    <w:p w14:paraId="69DCAD81" w14:textId="77777777" w:rsidR="00554B2E" w:rsidRDefault="00554B2E" w:rsidP="00691941">
      <w:pPr>
        <w:spacing w:before="120" w:after="120"/>
        <w:ind w:left="1440"/>
        <w:rPr>
          <w:rFonts w:cs="Arial"/>
          <w:lang w:eastAsia="de-DE"/>
        </w:rPr>
      </w:pPr>
      <w:r w:rsidRPr="00C762B3">
        <w:rPr>
          <w:rFonts w:cs="Arial"/>
          <w:lang w:eastAsia="de-DE"/>
        </w:rPr>
        <w:t xml:space="preserve">See </w:t>
      </w:r>
      <w:r w:rsidRPr="00C762B3">
        <w:rPr>
          <w:rFonts w:cs="Arial"/>
          <w:i/>
          <w:lang w:eastAsia="de-DE"/>
        </w:rPr>
        <w:t xml:space="preserve">Infor Landmark Technology Administration Guide </w:t>
      </w:r>
      <w:r w:rsidRPr="00C762B3">
        <w:rPr>
          <w:rFonts w:cs="Arial"/>
          <w:lang w:eastAsia="de-DE"/>
        </w:rPr>
        <w:t xml:space="preserve">and </w:t>
      </w:r>
      <w:r w:rsidRPr="00C762B3">
        <w:rPr>
          <w:rFonts w:cs="Arial"/>
          <w:i/>
          <w:lang w:eastAsia="de-DE"/>
        </w:rPr>
        <w:t xml:space="preserve">Infor Process Automation Administration Guide for </w:t>
      </w:r>
      <w:proofErr w:type="spellStart"/>
      <w:r w:rsidRPr="00C762B3">
        <w:rPr>
          <w:rFonts w:cs="Arial"/>
          <w:i/>
          <w:lang w:eastAsia="de-DE"/>
        </w:rPr>
        <w:t>CloudSuite</w:t>
      </w:r>
      <w:proofErr w:type="spellEnd"/>
      <w:r w:rsidRPr="00C762B3">
        <w:rPr>
          <w:rFonts w:cs="Arial"/>
          <w:lang w:eastAsia="de-DE"/>
        </w:rPr>
        <w:t xml:space="preserve"> for more detailed information on administration of file channels and receivers.</w:t>
      </w:r>
    </w:p>
    <w:p w14:paraId="51F925D3" w14:textId="77777777" w:rsidR="00554B2E" w:rsidRDefault="00554B2E" w:rsidP="00691941">
      <w:pPr>
        <w:pStyle w:val="BodyText"/>
      </w:pPr>
    </w:p>
    <w:p w14:paraId="5E2CE212" w14:textId="77777777" w:rsidR="00554B2E" w:rsidRPr="00C762B3" w:rsidRDefault="00554B2E" w:rsidP="00691941">
      <w:pPr>
        <w:pStyle w:val="Heading4"/>
      </w:pPr>
      <w:r w:rsidRPr="00C762B3">
        <w:t>File Channel Setup</w:t>
      </w:r>
    </w:p>
    <w:tbl>
      <w:tblPr>
        <w:tblStyle w:val="LightGrid-Accent1"/>
        <w:tblW w:w="8730" w:type="dxa"/>
        <w:tblInd w:w="1520" w:type="dxa"/>
        <w:tblLook w:val="0480" w:firstRow="0" w:lastRow="0" w:firstColumn="1" w:lastColumn="0" w:noHBand="0" w:noVBand="1"/>
      </w:tblPr>
      <w:tblGrid>
        <w:gridCol w:w="2988"/>
        <w:gridCol w:w="5742"/>
      </w:tblGrid>
      <w:tr w:rsidR="00554B2E" w:rsidRPr="004C6F5F" w14:paraId="6E3AF08D"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438316DA" w14:textId="77777777" w:rsidR="00554B2E" w:rsidRPr="004C6F5F" w:rsidRDefault="00554B2E" w:rsidP="00691941">
            <w:pPr>
              <w:rPr>
                <w:rFonts w:cs="Arial"/>
                <w:bCs w:val="0"/>
                <w:sz w:val="18"/>
                <w:szCs w:val="18"/>
              </w:rPr>
            </w:pPr>
            <w:r w:rsidRPr="004C6F5F">
              <w:rPr>
                <w:rFonts w:cs="Arial"/>
                <w:bCs w:val="0"/>
                <w:sz w:val="18"/>
                <w:szCs w:val="18"/>
              </w:rPr>
              <w:t>Channel Name</w:t>
            </w:r>
          </w:p>
        </w:tc>
        <w:tc>
          <w:tcPr>
            <w:tcW w:w="5742" w:type="dxa"/>
          </w:tcPr>
          <w:p w14:paraId="17107A92"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554B2E" w:rsidRPr="004C6F5F" w14:paraId="6A28D759"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662B564B" w14:textId="77777777" w:rsidR="00554B2E" w:rsidRPr="004C6F5F" w:rsidRDefault="00554B2E" w:rsidP="00691941">
            <w:pPr>
              <w:rPr>
                <w:rFonts w:cs="Arial"/>
                <w:bCs w:val="0"/>
                <w:sz w:val="18"/>
                <w:szCs w:val="18"/>
              </w:rPr>
            </w:pPr>
            <w:r w:rsidRPr="004C6F5F">
              <w:rPr>
                <w:rFonts w:cs="Arial"/>
                <w:bCs w:val="0"/>
                <w:sz w:val="18"/>
                <w:szCs w:val="18"/>
              </w:rPr>
              <w:t>Description</w:t>
            </w:r>
          </w:p>
        </w:tc>
        <w:tc>
          <w:tcPr>
            <w:tcW w:w="5742" w:type="dxa"/>
          </w:tcPr>
          <w:p w14:paraId="279A6BDD" w14:textId="77777777"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sz w:val="18"/>
                <w:szCs w:val="18"/>
              </w:rPr>
            </w:pPr>
          </w:p>
        </w:tc>
      </w:tr>
      <w:tr w:rsidR="00554B2E" w:rsidRPr="004C6F5F" w14:paraId="2A4F5FD6"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BDA57E9" w14:textId="77777777" w:rsidR="00554B2E" w:rsidRPr="004C6F5F" w:rsidRDefault="00554B2E" w:rsidP="00691941">
            <w:pPr>
              <w:rPr>
                <w:rFonts w:cs="Arial"/>
                <w:bCs w:val="0"/>
                <w:sz w:val="18"/>
                <w:szCs w:val="18"/>
              </w:rPr>
            </w:pPr>
            <w:r w:rsidRPr="004C6F5F">
              <w:rPr>
                <w:rFonts w:cs="Arial"/>
                <w:bCs w:val="0"/>
                <w:sz w:val="18"/>
                <w:szCs w:val="18"/>
              </w:rPr>
              <w:t>Enabled</w:t>
            </w:r>
          </w:p>
        </w:tc>
        <w:tc>
          <w:tcPr>
            <w:tcW w:w="5742" w:type="dxa"/>
          </w:tcPr>
          <w:p w14:paraId="426B52AC"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eastAsia="Arial" w:cs="Arial"/>
                <w:sz w:val="18"/>
                <w:szCs w:val="18"/>
              </w:rPr>
            </w:pPr>
          </w:p>
        </w:tc>
      </w:tr>
      <w:tr w:rsidR="00554B2E" w:rsidRPr="004C6F5F" w14:paraId="6D784AD5"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421C55EE" w14:textId="77777777" w:rsidR="00554B2E" w:rsidRPr="004C6F5F" w:rsidRDefault="00554B2E" w:rsidP="00691941">
            <w:pPr>
              <w:rPr>
                <w:rFonts w:cs="Arial"/>
                <w:bCs w:val="0"/>
                <w:sz w:val="18"/>
                <w:szCs w:val="18"/>
              </w:rPr>
            </w:pPr>
            <w:r w:rsidRPr="004C6F5F">
              <w:rPr>
                <w:rFonts w:cs="Arial"/>
                <w:bCs w:val="0"/>
                <w:sz w:val="18"/>
                <w:szCs w:val="18"/>
              </w:rPr>
              <w:t>File Channel Type</w:t>
            </w:r>
          </w:p>
        </w:tc>
        <w:tc>
          <w:tcPr>
            <w:tcW w:w="5742" w:type="dxa"/>
          </w:tcPr>
          <w:p w14:paraId="54196659" w14:textId="77777777"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sz w:val="18"/>
                <w:szCs w:val="18"/>
              </w:rPr>
            </w:pPr>
          </w:p>
        </w:tc>
      </w:tr>
      <w:tr w:rsidR="00554B2E" w:rsidRPr="004C6F5F" w14:paraId="65C0A499"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ADBB9CD" w14:textId="77777777" w:rsidR="00554B2E" w:rsidRPr="004C6F5F" w:rsidRDefault="00554B2E" w:rsidP="00691941">
            <w:pPr>
              <w:rPr>
                <w:rFonts w:cs="Arial"/>
                <w:bCs w:val="0"/>
                <w:sz w:val="18"/>
                <w:szCs w:val="18"/>
              </w:rPr>
            </w:pPr>
            <w:r w:rsidRPr="004C6F5F">
              <w:rPr>
                <w:rFonts w:cs="Arial"/>
                <w:bCs w:val="0"/>
                <w:sz w:val="18"/>
                <w:szCs w:val="18"/>
              </w:rPr>
              <w:t>Source File Directory</w:t>
            </w:r>
          </w:p>
        </w:tc>
        <w:tc>
          <w:tcPr>
            <w:tcW w:w="5742" w:type="dxa"/>
          </w:tcPr>
          <w:p w14:paraId="1A73C105"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eastAsia="Arial" w:cs="Arial"/>
                <w:sz w:val="18"/>
                <w:szCs w:val="18"/>
              </w:rPr>
            </w:pPr>
          </w:p>
        </w:tc>
      </w:tr>
      <w:tr w:rsidR="00554B2E" w:rsidRPr="004C6F5F" w14:paraId="33448C04"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A775BDF" w14:textId="77777777" w:rsidR="00554B2E" w:rsidRPr="004C6F5F" w:rsidRDefault="00554B2E" w:rsidP="00691941">
            <w:pPr>
              <w:rPr>
                <w:rFonts w:cs="Arial"/>
                <w:bCs w:val="0"/>
                <w:sz w:val="18"/>
                <w:szCs w:val="18"/>
              </w:rPr>
            </w:pPr>
            <w:r w:rsidRPr="004C6F5F">
              <w:rPr>
                <w:rFonts w:cs="Arial"/>
                <w:bCs w:val="0"/>
                <w:sz w:val="18"/>
                <w:szCs w:val="18"/>
              </w:rPr>
              <w:t>File Match Case Sensitivity</w:t>
            </w:r>
          </w:p>
        </w:tc>
        <w:tc>
          <w:tcPr>
            <w:tcW w:w="5742" w:type="dxa"/>
          </w:tcPr>
          <w:p w14:paraId="400C4F21" w14:textId="77777777"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sz w:val="18"/>
                <w:szCs w:val="18"/>
              </w:rPr>
            </w:pPr>
          </w:p>
        </w:tc>
      </w:tr>
      <w:tr w:rsidR="00554B2E" w:rsidRPr="004C6F5F" w14:paraId="16CC796E"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67BC45ED" w14:textId="77777777" w:rsidR="00554B2E" w:rsidRPr="004C6F5F" w:rsidRDefault="00554B2E" w:rsidP="00691941">
            <w:pPr>
              <w:rPr>
                <w:rFonts w:cs="Arial"/>
                <w:bCs w:val="0"/>
                <w:sz w:val="18"/>
                <w:szCs w:val="18"/>
              </w:rPr>
            </w:pPr>
            <w:r w:rsidRPr="004C6F5F">
              <w:rPr>
                <w:rFonts w:cs="Arial"/>
                <w:bCs w:val="0"/>
                <w:sz w:val="18"/>
                <w:szCs w:val="18"/>
              </w:rPr>
              <w:t>Error File Directory</w:t>
            </w:r>
          </w:p>
        </w:tc>
        <w:tc>
          <w:tcPr>
            <w:tcW w:w="5742" w:type="dxa"/>
          </w:tcPr>
          <w:p w14:paraId="3CD37216"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eastAsia="Arial" w:cs="Arial"/>
                <w:sz w:val="18"/>
                <w:szCs w:val="18"/>
              </w:rPr>
            </w:pPr>
          </w:p>
        </w:tc>
      </w:tr>
      <w:tr w:rsidR="00554B2E" w:rsidRPr="004C6F5F" w14:paraId="46F7C622"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D5B36B8" w14:textId="77777777" w:rsidR="00554B2E" w:rsidRPr="004C6F5F" w:rsidRDefault="00554B2E" w:rsidP="00691941">
            <w:pPr>
              <w:rPr>
                <w:rFonts w:cs="Arial"/>
                <w:bCs w:val="0"/>
                <w:sz w:val="18"/>
                <w:szCs w:val="18"/>
              </w:rPr>
            </w:pPr>
            <w:r w:rsidRPr="004C6F5F">
              <w:rPr>
                <w:rFonts w:cs="Arial"/>
                <w:bCs w:val="0"/>
                <w:sz w:val="18"/>
                <w:szCs w:val="18"/>
              </w:rPr>
              <w:t>In-progress File Directory</w:t>
            </w:r>
          </w:p>
        </w:tc>
        <w:tc>
          <w:tcPr>
            <w:tcW w:w="5742" w:type="dxa"/>
          </w:tcPr>
          <w:p w14:paraId="6F4F0ECD" w14:textId="77777777"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sz w:val="18"/>
                <w:szCs w:val="18"/>
              </w:rPr>
            </w:pPr>
          </w:p>
        </w:tc>
      </w:tr>
      <w:tr w:rsidR="00554B2E" w:rsidRPr="004C6F5F" w14:paraId="3D5D1FC1"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A78E357" w14:textId="77777777" w:rsidR="00554B2E" w:rsidRPr="004C6F5F" w:rsidRDefault="00554B2E" w:rsidP="00691941">
            <w:pPr>
              <w:rPr>
                <w:rFonts w:cs="Arial"/>
                <w:bCs w:val="0"/>
                <w:sz w:val="18"/>
                <w:szCs w:val="18"/>
              </w:rPr>
            </w:pPr>
            <w:r w:rsidRPr="004C6F5F">
              <w:rPr>
                <w:rFonts w:cs="Arial"/>
                <w:bCs w:val="0"/>
                <w:sz w:val="18"/>
                <w:szCs w:val="18"/>
              </w:rPr>
              <w:t>File Scan Interval in Minutes</w:t>
            </w:r>
          </w:p>
        </w:tc>
        <w:tc>
          <w:tcPr>
            <w:tcW w:w="5742" w:type="dxa"/>
          </w:tcPr>
          <w:p w14:paraId="7AB6440A"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eastAsia="Arial" w:cs="Arial"/>
                <w:sz w:val="18"/>
                <w:szCs w:val="18"/>
              </w:rPr>
            </w:pPr>
          </w:p>
        </w:tc>
      </w:tr>
      <w:tr w:rsidR="00554B2E" w:rsidRPr="004C6F5F" w14:paraId="1542E255"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8980D26" w14:textId="77777777" w:rsidR="00554B2E" w:rsidRPr="004C6F5F" w:rsidRDefault="00554B2E" w:rsidP="00691941">
            <w:pPr>
              <w:rPr>
                <w:rFonts w:cs="Arial"/>
                <w:bCs w:val="0"/>
                <w:sz w:val="18"/>
                <w:szCs w:val="18"/>
              </w:rPr>
            </w:pPr>
            <w:r w:rsidRPr="004C6F5F">
              <w:rPr>
                <w:rFonts w:cs="Arial"/>
                <w:bCs w:val="0"/>
                <w:sz w:val="18"/>
                <w:szCs w:val="18"/>
              </w:rPr>
              <w:t>SFTP Details</w:t>
            </w:r>
          </w:p>
        </w:tc>
        <w:tc>
          <w:tcPr>
            <w:tcW w:w="5742" w:type="dxa"/>
          </w:tcPr>
          <w:p w14:paraId="3C3D4312" w14:textId="29233715"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i/>
                <w:sz w:val="18"/>
                <w:szCs w:val="18"/>
              </w:rPr>
            </w:pPr>
            <w:r w:rsidRPr="004C6F5F">
              <w:rPr>
                <w:rFonts w:cs="Arial"/>
                <w:i/>
                <w:sz w:val="18"/>
                <w:szCs w:val="18"/>
              </w:rPr>
              <w:t xml:space="preserve">Refer to </w:t>
            </w:r>
            <w:hyperlink w:anchor="_File_Location" w:history="1">
              <w:r w:rsidRPr="004C6F5F">
                <w:rPr>
                  <w:rStyle w:val="Hyperlink"/>
                  <w:rFonts w:cs="Arial"/>
                  <w:i/>
                  <w:sz w:val="18"/>
                  <w:szCs w:val="18"/>
                </w:rPr>
                <w:t>File Location</w:t>
              </w:r>
            </w:hyperlink>
            <w:r w:rsidRPr="004C6F5F">
              <w:rPr>
                <w:rFonts w:cs="Arial"/>
                <w:i/>
                <w:sz w:val="18"/>
                <w:szCs w:val="18"/>
              </w:rPr>
              <w:t xml:space="preserve"> section on this document.</w:t>
            </w:r>
          </w:p>
        </w:tc>
      </w:tr>
    </w:tbl>
    <w:p w14:paraId="41F193B9" w14:textId="46F4823C" w:rsidR="00554B2E" w:rsidRDefault="00554B2E" w:rsidP="00691941">
      <w:pPr>
        <w:pStyle w:val="BodyText"/>
      </w:pPr>
    </w:p>
    <w:p w14:paraId="03E3FE4C" w14:textId="519B28B7" w:rsidR="00C87987" w:rsidRPr="00C762B3" w:rsidRDefault="00C87987" w:rsidP="00691941">
      <w:pPr>
        <w:pStyle w:val="Heading4"/>
      </w:pPr>
      <w:r w:rsidRPr="00C762B3">
        <w:t xml:space="preserve">File </w:t>
      </w:r>
      <w:r>
        <w:t>Receiver</w:t>
      </w:r>
      <w:r w:rsidRPr="00C762B3">
        <w:t xml:space="preserve"> Setup</w:t>
      </w:r>
    </w:p>
    <w:tbl>
      <w:tblPr>
        <w:tblStyle w:val="LightGrid-Accent1"/>
        <w:tblW w:w="8730" w:type="dxa"/>
        <w:tblInd w:w="1520" w:type="dxa"/>
        <w:tblLook w:val="0480" w:firstRow="0" w:lastRow="0" w:firstColumn="1" w:lastColumn="0" w:noHBand="0" w:noVBand="1"/>
      </w:tblPr>
      <w:tblGrid>
        <w:gridCol w:w="2988"/>
        <w:gridCol w:w="5742"/>
      </w:tblGrid>
      <w:tr w:rsidR="00C87987" w:rsidRPr="004C6F5F" w14:paraId="56EA2CFE"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14A73A5C" w14:textId="77777777" w:rsidR="00C87987" w:rsidRPr="004C6F5F" w:rsidRDefault="00C87987" w:rsidP="00691941">
            <w:pPr>
              <w:rPr>
                <w:rFonts w:cs="Arial"/>
                <w:bCs w:val="0"/>
                <w:sz w:val="18"/>
                <w:szCs w:val="18"/>
              </w:rPr>
            </w:pPr>
            <w:r w:rsidRPr="004C6F5F">
              <w:rPr>
                <w:rFonts w:cs="Arial"/>
                <w:bCs w:val="0"/>
                <w:sz w:val="18"/>
                <w:szCs w:val="18"/>
              </w:rPr>
              <w:t>Channel Name</w:t>
            </w:r>
          </w:p>
        </w:tc>
        <w:tc>
          <w:tcPr>
            <w:tcW w:w="5742" w:type="dxa"/>
          </w:tcPr>
          <w:p w14:paraId="6E769976" w14:textId="4629AB31" w:rsidR="00C87987" w:rsidRPr="004C6F5F" w:rsidRDefault="00C8798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87987" w:rsidRPr="004C6F5F" w14:paraId="773A8B8A"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70CCE01E" w14:textId="77777777" w:rsidR="00C87987" w:rsidRPr="004C6F5F" w:rsidRDefault="00C87987" w:rsidP="00691941">
            <w:pPr>
              <w:rPr>
                <w:rFonts w:cs="Arial"/>
                <w:bCs w:val="0"/>
                <w:sz w:val="18"/>
                <w:szCs w:val="18"/>
              </w:rPr>
            </w:pPr>
            <w:r w:rsidRPr="004C6F5F">
              <w:rPr>
                <w:rFonts w:cs="Arial"/>
                <w:bCs w:val="0"/>
                <w:sz w:val="18"/>
                <w:szCs w:val="18"/>
              </w:rPr>
              <w:t>Receiver</w:t>
            </w:r>
          </w:p>
        </w:tc>
        <w:tc>
          <w:tcPr>
            <w:tcW w:w="5742" w:type="dxa"/>
          </w:tcPr>
          <w:p w14:paraId="7EBEC28D" w14:textId="479954C3" w:rsidR="00C87987" w:rsidRPr="004C6F5F" w:rsidRDefault="00C8798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C87987" w:rsidRPr="004C6F5F" w14:paraId="5DAD4B81"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1C0811C4" w14:textId="77777777" w:rsidR="00C87987" w:rsidRPr="004C6F5F" w:rsidRDefault="00C87987" w:rsidP="00691941">
            <w:pPr>
              <w:rPr>
                <w:rFonts w:cs="Arial"/>
                <w:bCs w:val="0"/>
                <w:sz w:val="18"/>
                <w:szCs w:val="18"/>
              </w:rPr>
            </w:pPr>
            <w:r w:rsidRPr="004C6F5F">
              <w:rPr>
                <w:rFonts w:cs="Arial"/>
                <w:bCs w:val="0"/>
                <w:sz w:val="18"/>
                <w:szCs w:val="18"/>
              </w:rPr>
              <w:t>Description</w:t>
            </w:r>
          </w:p>
        </w:tc>
        <w:tc>
          <w:tcPr>
            <w:tcW w:w="5742" w:type="dxa"/>
          </w:tcPr>
          <w:p w14:paraId="7C9E3D94" w14:textId="60558E23" w:rsidR="00C87987" w:rsidRPr="004C6F5F" w:rsidRDefault="00C8798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87987" w:rsidRPr="004C6F5F" w14:paraId="48DA9334"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5C366DB3" w14:textId="77777777" w:rsidR="00C87987" w:rsidRPr="004C6F5F" w:rsidRDefault="00C87987" w:rsidP="00691941">
            <w:pPr>
              <w:rPr>
                <w:rFonts w:cs="Arial"/>
                <w:bCs w:val="0"/>
                <w:sz w:val="18"/>
                <w:szCs w:val="18"/>
              </w:rPr>
            </w:pPr>
            <w:r w:rsidRPr="004C6F5F">
              <w:rPr>
                <w:rFonts w:cs="Arial"/>
                <w:bCs w:val="0"/>
                <w:sz w:val="18"/>
                <w:szCs w:val="18"/>
              </w:rPr>
              <w:t>File Name</w:t>
            </w:r>
          </w:p>
        </w:tc>
        <w:tc>
          <w:tcPr>
            <w:tcW w:w="5742" w:type="dxa"/>
          </w:tcPr>
          <w:p w14:paraId="2F1B6410" w14:textId="4D3AB1A0" w:rsidR="00C87987" w:rsidRPr="004C6F5F" w:rsidRDefault="00C8798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C87987" w:rsidRPr="004C6F5F" w14:paraId="78A7B4A4"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044E001F" w14:textId="77777777" w:rsidR="00C87987" w:rsidRPr="004C6F5F" w:rsidRDefault="00C87987" w:rsidP="00691941">
            <w:pPr>
              <w:rPr>
                <w:rFonts w:cs="Arial"/>
                <w:bCs w:val="0"/>
                <w:sz w:val="18"/>
                <w:szCs w:val="18"/>
              </w:rPr>
            </w:pPr>
            <w:r w:rsidRPr="004C6F5F">
              <w:rPr>
                <w:rFonts w:cs="Arial"/>
                <w:bCs w:val="0"/>
                <w:sz w:val="18"/>
                <w:szCs w:val="18"/>
              </w:rPr>
              <w:t>Ignore Delete Errors</w:t>
            </w:r>
          </w:p>
        </w:tc>
        <w:tc>
          <w:tcPr>
            <w:tcW w:w="5742" w:type="dxa"/>
          </w:tcPr>
          <w:p w14:paraId="3F674AA7" w14:textId="5FBD29F4" w:rsidR="00C87987" w:rsidRPr="004C6F5F" w:rsidRDefault="00C8798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87987" w:rsidRPr="004C6F5F" w14:paraId="486C827F"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54C9FED3" w14:textId="77777777" w:rsidR="00C87987" w:rsidRPr="004C6F5F" w:rsidRDefault="00C87987" w:rsidP="00691941">
            <w:pPr>
              <w:rPr>
                <w:rFonts w:cs="Arial"/>
                <w:bCs w:val="0"/>
                <w:sz w:val="18"/>
                <w:szCs w:val="18"/>
              </w:rPr>
            </w:pPr>
            <w:proofErr w:type="spellStart"/>
            <w:r w:rsidRPr="004C6F5F">
              <w:rPr>
                <w:rFonts w:cs="Arial"/>
                <w:bCs w:val="0"/>
                <w:sz w:val="18"/>
                <w:szCs w:val="18"/>
              </w:rPr>
              <w:t>ProcessFlow</w:t>
            </w:r>
            <w:proofErr w:type="spellEnd"/>
          </w:p>
        </w:tc>
        <w:tc>
          <w:tcPr>
            <w:tcW w:w="5742" w:type="dxa"/>
          </w:tcPr>
          <w:p w14:paraId="6441B93F" w14:textId="76FF65E1" w:rsidR="00C87987" w:rsidRPr="004C6F5F" w:rsidRDefault="00C8798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C87987" w:rsidRPr="004C6F5F" w14:paraId="7C6AA1BB"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05D72F76" w14:textId="77777777" w:rsidR="00C87987" w:rsidRPr="004C6F5F" w:rsidRDefault="00C87987" w:rsidP="00691941">
            <w:pPr>
              <w:rPr>
                <w:rFonts w:cs="Arial"/>
                <w:bCs w:val="0"/>
                <w:sz w:val="18"/>
                <w:szCs w:val="18"/>
              </w:rPr>
            </w:pPr>
            <w:r w:rsidRPr="004C6F5F">
              <w:rPr>
                <w:rFonts w:cs="Arial"/>
                <w:bCs w:val="0"/>
                <w:sz w:val="18"/>
                <w:szCs w:val="18"/>
              </w:rPr>
              <w:t>Data</w:t>
            </w:r>
          </w:p>
        </w:tc>
        <w:tc>
          <w:tcPr>
            <w:tcW w:w="5742" w:type="dxa"/>
          </w:tcPr>
          <w:p w14:paraId="2B4475DE" w14:textId="3EF46CB0" w:rsidR="00C87987" w:rsidRPr="004C6F5F" w:rsidRDefault="00C8798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87987" w:rsidRPr="004C6F5F" w14:paraId="43D46720"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1CB8C34" w14:textId="77777777" w:rsidR="00C87987" w:rsidRPr="004C6F5F" w:rsidRDefault="00C87987" w:rsidP="00691941">
            <w:pPr>
              <w:rPr>
                <w:rFonts w:cs="Arial"/>
                <w:bCs w:val="0"/>
                <w:sz w:val="18"/>
                <w:szCs w:val="18"/>
              </w:rPr>
            </w:pPr>
            <w:r w:rsidRPr="004C6F5F">
              <w:rPr>
                <w:rFonts w:cs="Arial"/>
                <w:bCs w:val="0"/>
                <w:sz w:val="18"/>
                <w:szCs w:val="18"/>
              </w:rPr>
              <w:t>Startup Type</w:t>
            </w:r>
          </w:p>
        </w:tc>
        <w:tc>
          <w:tcPr>
            <w:tcW w:w="5742" w:type="dxa"/>
          </w:tcPr>
          <w:p w14:paraId="18CE77BE" w14:textId="41FA70D5" w:rsidR="00C87987" w:rsidRPr="004C6F5F" w:rsidRDefault="00C8798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bl>
    <w:p w14:paraId="6BBCE690" w14:textId="77777777" w:rsidR="00554B2E" w:rsidRPr="00F62B24" w:rsidRDefault="00554B2E" w:rsidP="00691941">
      <w:pPr>
        <w:pStyle w:val="BodyText"/>
      </w:pPr>
    </w:p>
    <w:p w14:paraId="3775D432" w14:textId="77777777" w:rsidR="00B0307F" w:rsidRDefault="00B0307F" w:rsidP="00691941">
      <w:pPr>
        <w:pStyle w:val="Heading3"/>
      </w:pPr>
      <w:bookmarkStart w:id="50" w:name="_Toc105005175"/>
      <w:r>
        <w:t>Process Flow Design</w:t>
      </w:r>
      <w:bookmarkEnd w:id="50"/>
    </w:p>
    <w:p w14:paraId="2926FF74" w14:textId="77777777" w:rsidR="00B0307F" w:rsidRPr="00A10364" w:rsidRDefault="00B0307F" w:rsidP="00691941">
      <w:pPr>
        <w:pStyle w:val="BodyText"/>
      </w:pPr>
    </w:p>
    <w:p w14:paraId="673C3EFC" w14:textId="254C0B45" w:rsidR="0038201E" w:rsidRDefault="0038201E" w:rsidP="00691941">
      <w:pPr>
        <w:pStyle w:val="Heading4"/>
      </w:pPr>
      <w:r>
        <w:t>System Configuration Setting</w:t>
      </w:r>
    </w:p>
    <w:p w14:paraId="71592B1B" w14:textId="77777777" w:rsidR="00DB688B" w:rsidRPr="00DB688B" w:rsidRDefault="00DB688B" w:rsidP="00691941">
      <w:pPr>
        <w:pStyle w:val="BodyText"/>
      </w:pPr>
    </w:p>
    <w:p w14:paraId="6F0B1A6E" w14:textId="77777777" w:rsidR="0038201E" w:rsidRDefault="0038201E" w:rsidP="00691941">
      <w:pPr>
        <w:pStyle w:val="Heading5"/>
      </w:pPr>
      <w:r>
        <w:t>&lt;System Configuration Set&gt;</w:t>
      </w:r>
    </w:p>
    <w:p w14:paraId="1801E360" w14:textId="77777777" w:rsidR="0038201E" w:rsidRDefault="0038201E" w:rsidP="00691941">
      <w:pPr>
        <w:pStyle w:val="Heading6"/>
      </w:pPr>
      <w:r>
        <w:t xml:space="preserve">Properties </w:t>
      </w:r>
    </w:p>
    <w:tbl>
      <w:tblPr>
        <w:tblStyle w:val="LightGrid-Accent1"/>
        <w:tblW w:w="8460" w:type="dxa"/>
        <w:tblInd w:w="1548" w:type="dxa"/>
        <w:tblLook w:val="04A0" w:firstRow="1" w:lastRow="0" w:firstColumn="1" w:lastColumn="0" w:noHBand="0" w:noVBand="1"/>
      </w:tblPr>
      <w:tblGrid>
        <w:gridCol w:w="1800"/>
        <w:gridCol w:w="3870"/>
        <w:gridCol w:w="2790"/>
      </w:tblGrid>
      <w:tr w:rsidR="0038201E" w:rsidRPr="00FE19EB" w14:paraId="13CDD00F" w14:textId="77777777" w:rsidTr="00A03992">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800" w:type="dxa"/>
          </w:tcPr>
          <w:p w14:paraId="1B7CA5A1" w14:textId="77777777" w:rsidR="0038201E" w:rsidRPr="00FE19EB" w:rsidRDefault="0038201E" w:rsidP="00691941">
            <w:pPr>
              <w:rPr>
                <w:rFonts w:cs="Arial"/>
                <w:sz w:val="18"/>
                <w:szCs w:val="18"/>
              </w:rPr>
            </w:pPr>
            <w:r>
              <w:rPr>
                <w:rFonts w:cs="Arial"/>
                <w:sz w:val="18"/>
                <w:szCs w:val="18"/>
              </w:rPr>
              <w:t>Property Name</w:t>
            </w:r>
          </w:p>
        </w:tc>
        <w:tc>
          <w:tcPr>
            <w:tcW w:w="3870" w:type="dxa"/>
          </w:tcPr>
          <w:p w14:paraId="17EADD78" w14:textId="77777777" w:rsidR="0038201E" w:rsidRPr="00FE19EB" w:rsidRDefault="0038201E"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Description</w:t>
            </w:r>
          </w:p>
        </w:tc>
        <w:tc>
          <w:tcPr>
            <w:tcW w:w="2790" w:type="dxa"/>
          </w:tcPr>
          <w:p w14:paraId="283EFF1D" w14:textId="77777777" w:rsidR="0038201E" w:rsidRPr="00FE19EB" w:rsidRDefault="0038201E"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Value</w:t>
            </w:r>
          </w:p>
        </w:tc>
      </w:tr>
      <w:tr w:rsidR="0038201E" w:rsidRPr="00FE19EB" w14:paraId="219D66E0"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9B37EBA" w14:textId="77777777" w:rsidR="0038201E" w:rsidRPr="00FE19EB" w:rsidRDefault="0038201E" w:rsidP="00691941">
            <w:pPr>
              <w:rPr>
                <w:rFonts w:cs="Arial"/>
                <w:b w:val="0"/>
                <w:sz w:val="18"/>
                <w:szCs w:val="18"/>
              </w:rPr>
            </w:pPr>
          </w:p>
        </w:tc>
        <w:tc>
          <w:tcPr>
            <w:tcW w:w="3870" w:type="dxa"/>
          </w:tcPr>
          <w:p w14:paraId="56119703" w14:textId="77777777" w:rsidR="0038201E" w:rsidRPr="00FE19EB" w:rsidRDefault="0038201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790" w:type="dxa"/>
          </w:tcPr>
          <w:p w14:paraId="7BDB2813" w14:textId="77777777" w:rsidR="0038201E" w:rsidRPr="00FE19EB" w:rsidRDefault="0038201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bl>
    <w:p w14:paraId="2E807086" w14:textId="77777777" w:rsidR="0038201E" w:rsidRDefault="0038201E" w:rsidP="00691941">
      <w:pPr>
        <w:pStyle w:val="BodyText"/>
      </w:pPr>
      <w:bookmarkStart w:id="51" w:name="_Hlk529376"/>
    </w:p>
    <w:p w14:paraId="106993A8" w14:textId="77777777" w:rsidR="0038201E" w:rsidRDefault="0038201E" w:rsidP="00691941">
      <w:pPr>
        <w:pStyle w:val="Heading6"/>
      </w:pPr>
      <w:r>
        <w:t xml:space="preserve">File Transfer Connection </w:t>
      </w:r>
    </w:p>
    <w:tbl>
      <w:tblPr>
        <w:tblStyle w:val="LightGrid-Accent1"/>
        <w:tblW w:w="8460" w:type="dxa"/>
        <w:tblInd w:w="1548" w:type="dxa"/>
        <w:tblLook w:val="0480" w:firstRow="0" w:lastRow="0" w:firstColumn="1" w:lastColumn="0" w:noHBand="0" w:noVBand="1"/>
      </w:tblPr>
      <w:tblGrid>
        <w:gridCol w:w="2610"/>
        <w:gridCol w:w="5850"/>
      </w:tblGrid>
      <w:tr w:rsidR="0038201E" w:rsidRPr="009641C6" w14:paraId="3747BCD7" w14:textId="77777777" w:rsidTr="0085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F5C3FC6" w14:textId="77777777" w:rsidR="0038201E" w:rsidRPr="00853A3B" w:rsidRDefault="0038201E" w:rsidP="00691941">
            <w:pPr>
              <w:rPr>
                <w:rFonts w:cs="Arial"/>
                <w:bCs w:val="0"/>
                <w:sz w:val="18"/>
                <w:szCs w:val="18"/>
              </w:rPr>
            </w:pPr>
            <w:r w:rsidRPr="00853A3B">
              <w:rPr>
                <w:rFonts w:cs="Arial"/>
                <w:bCs w:val="0"/>
                <w:sz w:val="18"/>
                <w:szCs w:val="18"/>
              </w:rPr>
              <w:t>Host</w:t>
            </w:r>
          </w:p>
        </w:tc>
        <w:tc>
          <w:tcPr>
            <w:tcW w:w="5850" w:type="dxa"/>
          </w:tcPr>
          <w:p w14:paraId="21077CB4" w14:textId="77777777" w:rsidR="0038201E" w:rsidRPr="009641C6" w:rsidRDefault="0038201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8201E" w:rsidRPr="009641C6" w14:paraId="68C7E2AE" w14:textId="77777777" w:rsidTr="00853A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6244777" w14:textId="77777777" w:rsidR="0038201E" w:rsidRPr="00853A3B" w:rsidRDefault="0038201E" w:rsidP="00691941">
            <w:pPr>
              <w:rPr>
                <w:rFonts w:cs="Arial"/>
                <w:bCs w:val="0"/>
                <w:sz w:val="18"/>
                <w:szCs w:val="18"/>
              </w:rPr>
            </w:pPr>
            <w:r w:rsidRPr="00853A3B">
              <w:rPr>
                <w:rFonts w:cs="Arial"/>
                <w:bCs w:val="0"/>
                <w:sz w:val="18"/>
                <w:szCs w:val="18"/>
              </w:rPr>
              <w:t>Protocol</w:t>
            </w:r>
          </w:p>
        </w:tc>
        <w:tc>
          <w:tcPr>
            <w:tcW w:w="5850" w:type="dxa"/>
          </w:tcPr>
          <w:p w14:paraId="48D68562" w14:textId="77777777" w:rsidR="0038201E" w:rsidRPr="009641C6" w:rsidRDefault="0038201E"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38201E" w:rsidRPr="009641C6" w14:paraId="46AA3E1D" w14:textId="77777777" w:rsidTr="0085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750247F" w14:textId="77777777" w:rsidR="0038201E" w:rsidRPr="00853A3B" w:rsidRDefault="0038201E" w:rsidP="00691941">
            <w:pPr>
              <w:rPr>
                <w:rFonts w:cs="Arial"/>
                <w:bCs w:val="0"/>
                <w:sz w:val="18"/>
                <w:szCs w:val="18"/>
              </w:rPr>
            </w:pPr>
            <w:r w:rsidRPr="00853A3B">
              <w:rPr>
                <w:rFonts w:cs="Arial"/>
                <w:bCs w:val="0"/>
                <w:sz w:val="18"/>
                <w:szCs w:val="18"/>
              </w:rPr>
              <w:t>User</w:t>
            </w:r>
          </w:p>
        </w:tc>
        <w:tc>
          <w:tcPr>
            <w:tcW w:w="5850" w:type="dxa"/>
          </w:tcPr>
          <w:p w14:paraId="3894FC92" w14:textId="77777777" w:rsidR="0038201E" w:rsidRPr="009641C6" w:rsidRDefault="0038201E"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38201E" w:rsidRPr="009641C6" w14:paraId="3472BE46" w14:textId="77777777" w:rsidTr="00853A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C1DA68B" w14:textId="77777777" w:rsidR="0038201E" w:rsidRPr="00853A3B" w:rsidRDefault="0038201E" w:rsidP="00691941">
            <w:pPr>
              <w:rPr>
                <w:rFonts w:cs="Arial"/>
                <w:bCs w:val="0"/>
                <w:sz w:val="18"/>
                <w:szCs w:val="18"/>
              </w:rPr>
            </w:pPr>
            <w:r w:rsidRPr="00853A3B">
              <w:rPr>
                <w:rFonts w:cs="Arial"/>
                <w:bCs w:val="0"/>
                <w:sz w:val="18"/>
                <w:szCs w:val="18"/>
              </w:rPr>
              <w:t>Password</w:t>
            </w:r>
          </w:p>
        </w:tc>
        <w:tc>
          <w:tcPr>
            <w:tcW w:w="5850" w:type="dxa"/>
          </w:tcPr>
          <w:p w14:paraId="688AEB53" w14:textId="77777777" w:rsidR="0038201E" w:rsidRPr="009641C6" w:rsidRDefault="0038201E"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38201E" w:rsidRPr="009641C6" w14:paraId="4A73F225" w14:textId="77777777" w:rsidTr="0085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0FA4538" w14:textId="77777777" w:rsidR="0038201E" w:rsidRPr="00853A3B" w:rsidRDefault="0038201E" w:rsidP="00691941">
            <w:pPr>
              <w:rPr>
                <w:rFonts w:cs="Arial"/>
                <w:bCs w:val="0"/>
                <w:sz w:val="18"/>
                <w:szCs w:val="18"/>
              </w:rPr>
            </w:pPr>
            <w:r w:rsidRPr="00853A3B">
              <w:rPr>
                <w:rFonts w:cs="Arial"/>
                <w:bCs w:val="0"/>
                <w:sz w:val="18"/>
                <w:szCs w:val="18"/>
              </w:rPr>
              <w:t>File System</w:t>
            </w:r>
          </w:p>
        </w:tc>
        <w:tc>
          <w:tcPr>
            <w:tcW w:w="5850" w:type="dxa"/>
          </w:tcPr>
          <w:p w14:paraId="0C3E3B41" w14:textId="77777777" w:rsidR="0038201E" w:rsidRPr="009641C6" w:rsidRDefault="0038201E" w:rsidP="00691941">
            <w:pPr>
              <w:cnfStyle w:val="000000100000" w:firstRow="0" w:lastRow="0" w:firstColumn="0" w:lastColumn="0" w:oddVBand="0" w:evenVBand="0" w:oddHBand="1" w:evenHBand="0" w:firstRowFirstColumn="0" w:firstRowLastColumn="0" w:lastRowFirstColumn="0" w:lastRowLastColumn="0"/>
              <w:rPr>
                <w:sz w:val="18"/>
                <w:szCs w:val="18"/>
              </w:rPr>
            </w:pPr>
          </w:p>
        </w:tc>
      </w:tr>
      <w:bookmarkEnd w:id="51"/>
    </w:tbl>
    <w:p w14:paraId="5D1D64DC" w14:textId="77777777" w:rsidR="0038201E" w:rsidRPr="00395DDF" w:rsidRDefault="0038201E" w:rsidP="00691941">
      <w:pPr>
        <w:pStyle w:val="BodyText"/>
      </w:pPr>
    </w:p>
    <w:p w14:paraId="58BCB3BF" w14:textId="2442EBC0" w:rsidR="00B0307F" w:rsidRDefault="00B0307F" w:rsidP="00691941">
      <w:pPr>
        <w:pStyle w:val="Heading4"/>
      </w:pPr>
      <w:r>
        <w:t>&lt;Process Flow Name&gt;</w:t>
      </w:r>
    </w:p>
    <w:p w14:paraId="365AFBD1" w14:textId="77777777" w:rsidR="001F0E6B" w:rsidRPr="001F0E6B" w:rsidRDefault="001F0E6B" w:rsidP="00691941">
      <w:pPr>
        <w:pStyle w:val="BodyText"/>
      </w:pPr>
    </w:p>
    <w:p w14:paraId="3230B741" w14:textId="0C558BE3" w:rsidR="00B57520" w:rsidRDefault="00B57520" w:rsidP="00691941">
      <w:pPr>
        <w:pStyle w:val="Heading5"/>
      </w:pPr>
      <w:bookmarkStart w:id="52" w:name="_Hlk532974"/>
      <w:r>
        <w:t>Service Definition</w:t>
      </w:r>
    </w:p>
    <w:tbl>
      <w:tblPr>
        <w:tblStyle w:val="LightGrid-Accent1"/>
        <w:tblW w:w="8460" w:type="dxa"/>
        <w:tblInd w:w="1548" w:type="dxa"/>
        <w:tblLook w:val="0480" w:firstRow="0" w:lastRow="0" w:firstColumn="1" w:lastColumn="0" w:noHBand="0" w:noVBand="1"/>
      </w:tblPr>
      <w:tblGrid>
        <w:gridCol w:w="2610"/>
        <w:gridCol w:w="5850"/>
      </w:tblGrid>
      <w:tr w:rsidR="00853A3B" w:rsidRPr="009641C6" w14:paraId="7FA63093"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11DFF56" w14:textId="365884B4" w:rsidR="00853A3B" w:rsidRPr="00853A3B" w:rsidRDefault="00853A3B" w:rsidP="00691941">
            <w:pPr>
              <w:rPr>
                <w:rFonts w:cs="Arial"/>
                <w:bCs w:val="0"/>
                <w:sz w:val="18"/>
                <w:szCs w:val="18"/>
              </w:rPr>
            </w:pPr>
            <w:r>
              <w:rPr>
                <w:rFonts w:cs="Arial"/>
                <w:bCs w:val="0"/>
                <w:sz w:val="18"/>
                <w:szCs w:val="18"/>
              </w:rPr>
              <w:t>Service</w:t>
            </w:r>
          </w:p>
        </w:tc>
        <w:tc>
          <w:tcPr>
            <w:tcW w:w="5850" w:type="dxa"/>
          </w:tcPr>
          <w:p w14:paraId="26D97690" w14:textId="77777777" w:rsidR="00853A3B" w:rsidRPr="009641C6" w:rsidRDefault="00853A3B"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853A3B" w:rsidRPr="009641C6" w14:paraId="1A62A57D"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5A2756F" w14:textId="73E4FAFB" w:rsidR="00853A3B" w:rsidRPr="00853A3B" w:rsidRDefault="00853A3B" w:rsidP="00691941">
            <w:pPr>
              <w:rPr>
                <w:rFonts w:cs="Arial"/>
                <w:bCs w:val="0"/>
                <w:sz w:val="18"/>
                <w:szCs w:val="18"/>
              </w:rPr>
            </w:pPr>
            <w:r>
              <w:rPr>
                <w:rFonts w:cs="Arial"/>
                <w:bCs w:val="0"/>
                <w:sz w:val="18"/>
                <w:szCs w:val="18"/>
              </w:rPr>
              <w:t>Service Is Enabled</w:t>
            </w:r>
          </w:p>
        </w:tc>
        <w:tc>
          <w:tcPr>
            <w:tcW w:w="5850" w:type="dxa"/>
          </w:tcPr>
          <w:p w14:paraId="647FEAE1" w14:textId="77777777" w:rsidR="00853A3B" w:rsidRPr="009641C6" w:rsidRDefault="00853A3B"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853A3B" w:rsidRPr="009641C6" w14:paraId="04A09DF5"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5736787" w14:textId="40AAE1D9" w:rsidR="00853A3B" w:rsidRPr="00853A3B" w:rsidRDefault="00853A3B" w:rsidP="00691941">
            <w:pPr>
              <w:rPr>
                <w:rFonts w:cs="Arial"/>
                <w:bCs w:val="0"/>
                <w:sz w:val="18"/>
                <w:szCs w:val="18"/>
              </w:rPr>
            </w:pPr>
            <w:r>
              <w:rPr>
                <w:rFonts w:cs="Arial"/>
                <w:bCs w:val="0"/>
                <w:sz w:val="18"/>
                <w:szCs w:val="18"/>
              </w:rPr>
              <w:t>Criteria 1</w:t>
            </w:r>
          </w:p>
        </w:tc>
        <w:tc>
          <w:tcPr>
            <w:tcW w:w="5850" w:type="dxa"/>
          </w:tcPr>
          <w:p w14:paraId="47578BF2" w14:textId="77777777" w:rsidR="00853A3B" w:rsidRPr="009641C6" w:rsidRDefault="00853A3B"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853A3B" w:rsidRPr="009641C6" w14:paraId="5B9F169D"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0D867B8" w14:textId="2083D98B" w:rsidR="00853A3B" w:rsidRPr="00853A3B" w:rsidRDefault="00853A3B" w:rsidP="00691941">
            <w:pPr>
              <w:rPr>
                <w:rFonts w:cs="Arial"/>
                <w:bCs w:val="0"/>
                <w:sz w:val="18"/>
                <w:szCs w:val="18"/>
              </w:rPr>
            </w:pPr>
            <w:r>
              <w:rPr>
                <w:rFonts w:cs="Arial"/>
                <w:bCs w:val="0"/>
                <w:sz w:val="18"/>
                <w:szCs w:val="18"/>
              </w:rPr>
              <w:t>Criteria 2</w:t>
            </w:r>
          </w:p>
        </w:tc>
        <w:tc>
          <w:tcPr>
            <w:tcW w:w="5850" w:type="dxa"/>
          </w:tcPr>
          <w:p w14:paraId="290FBBA9" w14:textId="77777777" w:rsidR="00853A3B" w:rsidRPr="009641C6" w:rsidRDefault="00853A3B"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853A3B" w:rsidRPr="009641C6" w14:paraId="0C702992"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133652C" w14:textId="26879BC7" w:rsidR="00853A3B" w:rsidRPr="00853A3B" w:rsidRDefault="00853A3B" w:rsidP="00691941">
            <w:pPr>
              <w:rPr>
                <w:rFonts w:cs="Arial"/>
                <w:bCs w:val="0"/>
                <w:sz w:val="18"/>
                <w:szCs w:val="18"/>
              </w:rPr>
            </w:pPr>
            <w:r>
              <w:rPr>
                <w:rFonts w:cs="Arial"/>
                <w:bCs w:val="0"/>
                <w:sz w:val="18"/>
                <w:szCs w:val="18"/>
              </w:rPr>
              <w:t>Criteria 3</w:t>
            </w:r>
          </w:p>
        </w:tc>
        <w:tc>
          <w:tcPr>
            <w:tcW w:w="5850" w:type="dxa"/>
          </w:tcPr>
          <w:p w14:paraId="2BBCFE2F" w14:textId="77777777" w:rsidR="00853A3B" w:rsidRPr="009641C6" w:rsidRDefault="00853A3B"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853A3B" w:rsidRPr="009641C6" w14:paraId="42A3D089"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0635725" w14:textId="1D97F73C" w:rsidR="00853A3B" w:rsidRDefault="00853A3B" w:rsidP="00691941">
            <w:pPr>
              <w:rPr>
                <w:rFonts w:cs="Arial"/>
                <w:bCs w:val="0"/>
                <w:sz w:val="18"/>
                <w:szCs w:val="18"/>
              </w:rPr>
            </w:pPr>
            <w:proofErr w:type="spellStart"/>
            <w:r>
              <w:rPr>
                <w:rFonts w:cs="Arial"/>
                <w:bCs w:val="0"/>
                <w:sz w:val="18"/>
                <w:szCs w:val="18"/>
              </w:rPr>
              <w:t>Proces</w:t>
            </w:r>
            <w:proofErr w:type="spellEnd"/>
            <w:r>
              <w:rPr>
                <w:rFonts w:cs="Arial"/>
                <w:bCs w:val="0"/>
                <w:sz w:val="18"/>
                <w:szCs w:val="18"/>
              </w:rPr>
              <w:t xml:space="preserve"> Definition</w:t>
            </w:r>
          </w:p>
        </w:tc>
        <w:tc>
          <w:tcPr>
            <w:tcW w:w="5850" w:type="dxa"/>
          </w:tcPr>
          <w:p w14:paraId="4E12CF34" w14:textId="77777777" w:rsidR="00853A3B" w:rsidRPr="009641C6" w:rsidRDefault="00853A3B"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853A3B" w:rsidRPr="009641C6" w14:paraId="480380D8"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E1F3A25" w14:textId="044577D8" w:rsidR="00853A3B" w:rsidRDefault="00853A3B" w:rsidP="00691941">
            <w:pPr>
              <w:rPr>
                <w:rFonts w:cs="Arial"/>
                <w:bCs w:val="0"/>
                <w:sz w:val="18"/>
                <w:szCs w:val="18"/>
              </w:rPr>
            </w:pPr>
            <w:r>
              <w:rPr>
                <w:rFonts w:cs="Arial"/>
                <w:bCs w:val="0"/>
                <w:sz w:val="18"/>
                <w:szCs w:val="18"/>
              </w:rPr>
              <w:t>Service Process Is Enabled</w:t>
            </w:r>
          </w:p>
        </w:tc>
        <w:tc>
          <w:tcPr>
            <w:tcW w:w="5850" w:type="dxa"/>
          </w:tcPr>
          <w:p w14:paraId="4F068405" w14:textId="77777777" w:rsidR="00853A3B" w:rsidRPr="009641C6" w:rsidRDefault="00853A3B" w:rsidP="00691941">
            <w:pPr>
              <w:cnfStyle w:val="000000100000" w:firstRow="0" w:lastRow="0" w:firstColumn="0" w:lastColumn="0" w:oddVBand="0" w:evenVBand="0" w:oddHBand="1" w:evenHBand="0" w:firstRowFirstColumn="0" w:firstRowLastColumn="0" w:lastRowFirstColumn="0" w:lastRowLastColumn="0"/>
              <w:rPr>
                <w:sz w:val="18"/>
                <w:szCs w:val="18"/>
              </w:rPr>
            </w:pPr>
          </w:p>
        </w:tc>
      </w:tr>
    </w:tbl>
    <w:p w14:paraId="48E44853" w14:textId="78AD8BF7" w:rsidR="00853A3B" w:rsidRDefault="00853A3B" w:rsidP="00691941">
      <w:pPr>
        <w:pStyle w:val="BodyText"/>
      </w:pPr>
    </w:p>
    <w:p w14:paraId="1464790C" w14:textId="77777777" w:rsidR="00B57520" w:rsidRDefault="00B57520" w:rsidP="00691941">
      <w:pPr>
        <w:pStyle w:val="Heading5"/>
      </w:pPr>
      <w:bookmarkStart w:id="53" w:name="_Hlk529405"/>
      <w:r>
        <w:t>Trigger Variables</w:t>
      </w:r>
    </w:p>
    <w:tbl>
      <w:tblPr>
        <w:tblStyle w:val="LightGrid-Accent1"/>
        <w:tblW w:w="0" w:type="auto"/>
        <w:tblInd w:w="1548" w:type="dxa"/>
        <w:tblLook w:val="04A0" w:firstRow="1" w:lastRow="0" w:firstColumn="1" w:lastColumn="0" w:noHBand="0" w:noVBand="1"/>
      </w:tblPr>
      <w:tblGrid>
        <w:gridCol w:w="2037"/>
        <w:gridCol w:w="1170"/>
        <w:gridCol w:w="3690"/>
        <w:gridCol w:w="1818"/>
      </w:tblGrid>
      <w:tr w:rsidR="00B57520" w:rsidRPr="00FE19EB" w14:paraId="40E661F6" w14:textId="77777777" w:rsidTr="00A03992">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037" w:type="dxa"/>
          </w:tcPr>
          <w:p w14:paraId="64E793AE" w14:textId="77777777" w:rsidR="00B57520" w:rsidRPr="00FE19EB" w:rsidRDefault="00B57520" w:rsidP="00691941">
            <w:pPr>
              <w:rPr>
                <w:rFonts w:cs="Arial"/>
                <w:sz w:val="18"/>
                <w:szCs w:val="18"/>
              </w:rPr>
            </w:pPr>
            <w:r w:rsidRPr="00FE19EB">
              <w:rPr>
                <w:rFonts w:cs="Arial"/>
                <w:sz w:val="18"/>
                <w:szCs w:val="18"/>
              </w:rPr>
              <w:t>Variable</w:t>
            </w:r>
          </w:p>
        </w:tc>
        <w:tc>
          <w:tcPr>
            <w:tcW w:w="1170" w:type="dxa"/>
          </w:tcPr>
          <w:p w14:paraId="2319612A" w14:textId="77777777" w:rsidR="00B57520" w:rsidRPr="00FE19EB" w:rsidRDefault="00B57520"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Data Type</w:t>
            </w:r>
          </w:p>
          <w:p w14:paraId="1FB151C4" w14:textId="77777777" w:rsidR="00B57520" w:rsidRPr="00FE19EB" w:rsidRDefault="00B57520" w:rsidP="00691941">
            <w:pPr>
              <w:cnfStyle w:val="100000000000" w:firstRow="1" w:lastRow="0" w:firstColumn="0" w:lastColumn="0" w:oddVBand="0" w:evenVBand="0" w:oddHBand="0" w:evenHBand="0" w:firstRowFirstColumn="0" w:firstRowLastColumn="0" w:lastRowFirstColumn="0" w:lastRowLastColumn="0"/>
              <w:rPr>
                <w:rFonts w:cs="Arial"/>
                <w:b w:val="0"/>
                <w:sz w:val="18"/>
                <w:szCs w:val="18"/>
              </w:rPr>
            </w:pPr>
          </w:p>
        </w:tc>
        <w:tc>
          <w:tcPr>
            <w:tcW w:w="3690" w:type="dxa"/>
          </w:tcPr>
          <w:p w14:paraId="709A86F2" w14:textId="77777777" w:rsidR="00B57520" w:rsidRPr="00FE19EB" w:rsidRDefault="00B57520"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Description</w:t>
            </w:r>
          </w:p>
        </w:tc>
        <w:tc>
          <w:tcPr>
            <w:tcW w:w="1818" w:type="dxa"/>
          </w:tcPr>
          <w:p w14:paraId="7337DB56" w14:textId="77777777" w:rsidR="00B57520" w:rsidRPr="00FE19EB" w:rsidRDefault="00B57520"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Initial Value</w:t>
            </w:r>
          </w:p>
        </w:tc>
      </w:tr>
      <w:tr w:rsidR="00B57520" w:rsidRPr="00FE19EB" w14:paraId="38FAF87F"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tcPr>
          <w:p w14:paraId="6148ED9C" w14:textId="77777777" w:rsidR="00B57520" w:rsidRPr="00FE19EB" w:rsidRDefault="00B57520" w:rsidP="00691941">
            <w:pPr>
              <w:rPr>
                <w:rFonts w:cs="Arial"/>
                <w:b w:val="0"/>
                <w:sz w:val="18"/>
                <w:szCs w:val="18"/>
              </w:rPr>
            </w:pPr>
          </w:p>
        </w:tc>
        <w:tc>
          <w:tcPr>
            <w:tcW w:w="1170" w:type="dxa"/>
          </w:tcPr>
          <w:p w14:paraId="45D0724E" w14:textId="77777777" w:rsidR="00B57520" w:rsidRPr="00FE19EB" w:rsidRDefault="00B57520"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690" w:type="dxa"/>
          </w:tcPr>
          <w:p w14:paraId="68BE051B" w14:textId="77777777" w:rsidR="00B57520" w:rsidRPr="00FE19EB" w:rsidRDefault="00B57520"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18" w:type="dxa"/>
          </w:tcPr>
          <w:p w14:paraId="5CD6D6CA" w14:textId="77777777" w:rsidR="00B57520" w:rsidRPr="00FE19EB" w:rsidRDefault="00B57520"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bl>
    <w:p w14:paraId="0F1BF64F" w14:textId="77777777" w:rsidR="00B57520" w:rsidRDefault="00B57520" w:rsidP="00691941">
      <w:pPr>
        <w:pStyle w:val="BodyText"/>
      </w:pPr>
    </w:p>
    <w:p w14:paraId="3EC4E3D4" w14:textId="7BEFF868" w:rsidR="00B57520" w:rsidRDefault="00B57520" w:rsidP="00691941">
      <w:pPr>
        <w:pStyle w:val="Heading5"/>
      </w:pPr>
      <w:r>
        <w:t>Schedule</w:t>
      </w:r>
    </w:p>
    <w:tbl>
      <w:tblPr>
        <w:tblStyle w:val="LightGrid-Accent1"/>
        <w:tblW w:w="8460" w:type="dxa"/>
        <w:tblInd w:w="1548" w:type="dxa"/>
        <w:tblLook w:val="0480" w:firstRow="0" w:lastRow="0" w:firstColumn="1" w:lastColumn="0" w:noHBand="0" w:noVBand="1"/>
      </w:tblPr>
      <w:tblGrid>
        <w:gridCol w:w="2610"/>
        <w:gridCol w:w="5850"/>
      </w:tblGrid>
      <w:tr w:rsidR="00B57520" w:rsidRPr="0010436A" w14:paraId="27DF11F0" w14:textId="77777777" w:rsidTr="00191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15FB074" w14:textId="77777777" w:rsidR="00B57520" w:rsidRPr="00191841" w:rsidRDefault="00B57520" w:rsidP="00691941">
            <w:pPr>
              <w:rPr>
                <w:rFonts w:cs="Arial"/>
                <w:bCs w:val="0"/>
                <w:sz w:val="18"/>
                <w:szCs w:val="18"/>
              </w:rPr>
            </w:pPr>
            <w:bookmarkStart w:id="54" w:name="_Hlk532959"/>
            <w:r w:rsidRPr="00191841">
              <w:rPr>
                <w:rFonts w:cs="Arial"/>
                <w:bCs w:val="0"/>
                <w:sz w:val="18"/>
                <w:szCs w:val="18"/>
              </w:rPr>
              <w:t>Scheduled Action Name</w:t>
            </w:r>
          </w:p>
        </w:tc>
        <w:tc>
          <w:tcPr>
            <w:tcW w:w="5850" w:type="dxa"/>
          </w:tcPr>
          <w:p w14:paraId="3F011713" w14:textId="77777777" w:rsidR="00B57520" w:rsidRPr="0010436A" w:rsidRDefault="00B57520" w:rsidP="00691941">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Not applicable</w:t>
            </w:r>
          </w:p>
        </w:tc>
      </w:tr>
      <w:tr w:rsidR="00B57520" w:rsidRPr="0010436A" w14:paraId="6744C6EE" w14:textId="77777777" w:rsidTr="00191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0" w:type="dxa"/>
            <w:gridSpan w:val="2"/>
          </w:tcPr>
          <w:p w14:paraId="33BFFC74" w14:textId="77777777" w:rsidR="00B57520" w:rsidRPr="00191841" w:rsidRDefault="00B57520" w:rsidP="00691941">
            <w:pPr>
              <w:rPr>
                <w:bCs w:val="0"/>
                <w:i/>
                <w:sz w:val="18"/>
                <w:szCs w:val="18"/>
              </w:rPr>
            </w:pPr>
            <w:r w:rsidRPr="00191841">
              <w:rPr>
                <w:bCs w:val="0"/>
                <w:i/>
                <w:sz w:val="18"/>
                <w:szCs w:val="18"/>
              </w:rPr>
              <w:t>Notify Recipient</w:t>
            </w:r>
          </w:p>
        </w:tc>
      </w:tr>
      <w:tr w:rsidR="00B57520" w:rsidRPr="0010436A" w14:paraId="0075D8AB" w14:textId="77777777" w:rsidTr="00191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4907BAA" w14:textId="17FFF9D9" w:rsidR="00B57520" w:rsidRPr="00191841" w:rsidRDefault="00FD6711" w:rsidP="00691941">
            <w:pPr>
              <w:ind w:left="288"/>
              <w:rPr>
                <w:rFonts w:cs="Arial"/>
                <w:bCs w:val="0"/>
                <w:sz w:val="18"/>
                <w:szCs w:val="18"/>
              </w:rPr>
            </w:pPr>
            <w:r>
              <w:rPr>
                <w:rFonts w:cs="Arial"/>
                <w:bCs w:val="0"/>
                <w:sz w:val="18"/>
                <w:szCs w:val="18"/>
              </w:rPr>
              <w:t>Notification Type</w:t>
            </w:r>
          </w:p>
        </w:tc>
        <w:tc>
          <w:tcPr>
            <w:tcW w:w="5850" w:type="dxa"/>
          </w:tcPr>
          <w:p w14:paraId="45E5157B" w14:textId="77777777" w:rsidR="00B57520" w:rsidRPr="0010436A" w:rsidRDefault="00B57520"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B57520" w:rsidRPr="0010436A" w14:paraId="524B090F" w14:textId="77777777" w:rsidTr="00191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405C873" w14:textId="5C6F6DB2" w:rsidR="00B57520" w:rsidRPr="00191841" w:rsidRDefault="00FD6711" w:rsidP="00691941">
            <w:pPr>
              <w:ind w:left="288"/>
              <w:rPr>
                <w:rFonts w:cs="Arial"/>
                <w:bCs w:val="0"/>
                <w:sz w:val="18"/>
                <w:szCs w:val="18"/>
              </w:rPr>
            </w:pPr>
            <w:r w:rsidRPr="00191841">
              <w:rPr>
                <w:rFonts w:cs="Arial"/>
                <w:bCs w:val="0"/>
                <w:sz w:val="18"/>
                <w:szCs w:val="18"/>
              </w:rPr>
              <w:t>Email Address</w:t>
            </w:r>
          </w:p>
        </w:tc>
        <w:tc>
          <w:tcPr>
            <w:tcW w:w="5850" w:type="dxa"/>
          </w:tcPr>
          <w:p w14:paraId="2CE7C3B0" w14:textId="77777777" w:rsidR="00B57520" w:rsidRPr="0010436A" w:rsidRDefault="00B57520"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743467" w:rsidRPr="0010436A" w14:paraId="0E8B144F"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0" w:type="dxa"/>
            <w:gridSpan w:val="2"/>
          </w:tcPr>
          <w:p w14:paraId="19668F10" w14:textId="5AC40E03" w:rsidR="00743467" w:rsidRPr="00BD7252" w:rsidRDefault="00BD7252" w:rsidP="00691941">
            <w:pPr>
              <w:rPr>
                <w:i/>
                <w:iCs/>
                <w:sz w:val="18"/>
                <w:szCs w:val="18"/>
              </w:rPr>
            </w:pPr>
            <w:r>
              <w:rPr>
                <w:i/>
                <w:iCs/>
                <w:sz w:val="18"/>
                <w:szCs w:val="18"/>
              </w:rPr>
              <w:t>Execution Duration Notification</w:t>
            </w:r>
          </w:p>
        </w:tc>
      </w:tr>
      <w:tr w:rsidR="00BD7252" w:rsidRPr="0010436A" w14:paraId="26744E46" w14:textId="77777777" w:rsidTr="00BD72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5B87A7A" w14:textId="43118067" w:rsidR="00BD7252" w:rsidRPr="00BD7252" w:rsidRDefault="00BD7252" w:rsidP="00691941">
            <w:pPr>
              <w:ind w:left="288"/>
              <w:rPr>
                <w:sz w:val="18"/>
                <w:szCs w:val="18"/>
              </w:rPr>
            </w:pPr>
            <w:r w:rsidRPr="00BD7252">
              <w:rPr>
                <w:sz w:val="18"/>
                <w:szCs w:val="18"/>
              </w:rPr>
              <w:t>Email Address</w:t>
            </w:r>
          </w:p>
        </w:tc>
        <w:tc>
          <w:tcPr>
            <w:tcW w:w="5850" w:type="dxa"/>
          </w:tcPr>
          <w:p w14:paraId="367AF777" w14:textId="684838D0" w:rsidR="00BD7252" w:rsidRPr="00BD7252" w:rsidRDefault="00BD7252"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BD7252" w:rsidRPr="0010436A" w14:paraId="3EA4C767" w14:textId="77777777" w:rsidTr="00BD7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74DFED7" w14:textId="1BE74960" w:rsidR="00BD7252" w:rsidRPr="00BD7252" w:rsidRDefault="00BD7252" w:rsidP="00691941">
            <w:pPr>
              <w:ind w:left="288"/>
              <w:rPr>
                <w:sz w:val="18"/>
                <w:szCs w:val="18"/>
              </w:rPr>
            </w:pPr>
            <w:r w:rsidRPr="00BD7252">
              <w:rPr>
                <w:sz w:val="18"/>
                <w:szCs w:val="18"/>
              </w:rPr>
              <w:t>Threshold Minutes</w:t>
            </w:r>
          </w:p>
        </w:tc>
        <w:tc>
          <w:tcPr>
            <w:tcW w:w="5850" w:type="dxa"/>
          </w:tcPr>
          <w:p w14:paraId="16365D44" w14:textId="77777777" w:rsidR="00BD7252" w:rsidRPr="00BD7252" w:rsidRDefault="00BD7252"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B57520" w:rsidRPr="0010436A" w14:paraId="674C0961" w14:textId="77777777" w:rsidTr="00191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0" w:type="dxa"/>
            <w:gridSpan w:val="2"/>
          </w:tcPr>
          <w:p w14:paraId="23A7614A" w14:textId="77777777" w:rsidR="00B57520" w:rsidRPr="00191841" w:rsidRDefault="00B57520" w:rsidP="00691941">
            <w:pPr>
              <w:rPr>
                <w:bCs w:val="0"/>
                <w:i/>
                <w:sz w:val="18"/>
                <w:szCs w:val="18"/>
              </w:rPr>
            </w:pPr>
            <w:r w:rsidRPr="00191841">
              <w:rPr>
                <w:bCs w:val="0"/>
                <w:i/>
                <w:sz w:val="18"/>
                <w:szCs w:val="18"/>
              </w:rPr>
              <w:t>Scheduling Details</w:t>
            </w:r>
          </w:p>
        </w:tc>
      </w:tr>
      <w:tr w:rsidR="00B57520" w:rsidRPr="0010436A" w14:paraId="7A49B5DE" w14:textId="77777777" w:rsidTr="00191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B10C29A" w14:textId="77777777" w:rsidR="00B57520" w:rsidRPr="00191841" w:rsidRDefault="00B57520" w:rsidP="00691941">
            <w:pPr>
              <w:ind w:left="288"/>
              <w:rPr>
                <w:rFonts w:cs="Arial"/>
                <w:bCs w:val="0"/>
                <w:sz w:val="18"/>
                <w:szCs w:val="18"/>
              </w:rPr>
            </w:pPr>
            <w:r w:rsidRPr="00191841">
              <w:rPr>
                <w:rFonts w:cs="Arial"/>
                <w:bCs w:val="0"/>
                <w:sz w:val="18"/>
                <w:szCs w:val="18"/>
              </w:rPr>
              <w:t>Schedule Type</w:t>
            </w:r>
          </w:p>
        </w:tc>
        <w:tc>
          <w:tcPr>
            <w:tcW w:w="5850" w:type="dxa"/>
          </w:tcPr>
          <w:p w14:paraId="7D066B27" w14:textId="77777777" w:rsidR="00B57520" w:rsidRPr="0010436A" w:rsidRDefault="00B57520"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B57520" w:rsidRPr="0010436A" w14:paraId="14800E3D" w14:textId="77777777" w:rsidTr="00191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8D30BD8" w14:textId="77777777" w:rsidR="00B57520" w:rsidRPr="00191841" w:rsidRDefault="00B57520" w:rsidP="00691941">
            <w:pPr>
              <w:ind w:left="288"/>
              <w:rPr>
                <w:rFonts w:cs="Arial"/>
                <w:bCs w:val="0"/>
                <w:sz w:val="18"/>
                <w:szCs w:val="18"/>
              </w:rPr>
            </w:pPr>
            <w:r w:rsidRPr="00191841">
              <w:rPr>
                <w:rFonts w:cs="Arial"/>
                <w:bCs w:val="0"/>
                <w:sz w:val="18"/>
                <w:szCs w:val="18"/>
              </w:rPr>
              <w:t xml:space="preserve">First Time </w:t>
            </w:r>
            <w:proofErr w:type="gramStart"/>
            <w:r w:rsidRPr="00191841">
              <w:rPr>
                <w:rFonts w:cs="Arial"/>
                <w:bCs w:val="0"/>
                <w:sz w:val="18"/>
                <w:szCs w:val="18"/>
              </w:rPr>
              <w:t>To</w:t>
            </w:r>
            <w:proofErr w:type="gramEnd"/>
            <w:r w:rsidRPr="00191841">
              <w:rPr>
                <w:rFonts w:cs="Arial"/>
                <w:bCs w:val="0"/>
                <w:sz w:val="18"/>
                <w:szCs w:val="18"/>
              </w:rPr>
              <w:t xml:space="preserve"> Run</w:t>
            </w:r>
          </w:p>
        </w:tc>
        <w:tc>
          <w:tcPr>
            <w:tcW w:w="5850" w:type="dxa"/>
          </w:tcPr>
          <w:p w14:paraId="537A4398" w14:textId="77777777" w:rsidR="00B57520" w:rsidRPr="0010436A" w:rsidRDefault="00B57520"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B57520" w:rsidRPr="0010436A" w14:paraId="2F1287EA" w14:textId="77777777" w:rsidTr="00191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FAF02D8" w14:textId="77777777" w:rsidR="00B57520" w:rsidRPr="00191841" w:rsidRDefault="00B57520" w:rsidP="00691941">
            <w:pPr>
              <w:ind w:left="288"/>
              <w:rPr>
                <w:rFonts w:cs="Arial"/>
                <w:bCs w:val="0"/>
                <w:sz w:val="18"/>
                <w:szCs w:val="18"/>
              </w:rPr>
            </w:pPr>
            <w:r w:rsidRPr="00191841">
              <w:rPr>
                <w:rFonts w:cs="Arial"/>
                <w:bCs w:val="0"/>
                <w:sz w:val="18"/>
                <w:szCs w:val="18"/>
              </w:rPr>
              <w:t xml:space="preserve">Latest Time </w:t>
            </w:r>
            <w:proofErr w:type="gramStart"/>
            <w:r w:rsidRPr="00191841">
              <w:rPr>
                <w:rFonts w:cs="Arial"/>
                <w:bCs w:val="0"/>
                <w:sz w:val="18"/>
                <w:szCs w:val="18"/>
              </w:rPr>
              <w:t>To</w:t>
            </w:r>
            <w:proofErr w:type="gramEnd"/>
            <w:r w:rsidRPr="00191841">
              <w:rPr>
                <w:rFonts w:cs="Arial"/>
                <w:bCs w:val="0"/>
                <w:sz w:val="18"/>
                <w:szCs w:val="18"/>
              </w:rPr>
              <w:t xml:space="preserve"> Run</w:t>
            </w:r>
          </w:p>
        </w:tc>
        <w:tc>
          <w:tcPr>
            <w:tcW w:w="5850" w:type="dxa"/>
          </w:tcPr>
          <w:p w14:paraId="480CD34A" w14:textId="77777777" w:rsidR="00B57520" w:rsidRPr="0010436A" w:rsidRDefault="00B57520"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DA1F31" w:rsidRPr="0010436A" w14:paraId="13E9C6A2" w14:textId="77777777" w:rsidTr="00191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D5F8D24" w14:textId="6F72E257" w:rsidR="00DA1F31" w:rsidRPr="00191841" w:rsidRDefault="006062DF" w:rsidP="00691941">
            <w:pPr>
              <w:ind w:left="288"/>
              <w:rPr>
                <w:rFonts w:cs="Arial"/>
                <w:bCs w:val="0"/>
                <w:sz w:val="18"/>
                <w:szCs w:val="18"/>
              </w:rPr>
            </w:pPr>
            <w:r>
              <w:rPr>
                <w:rFonts w:cs="Arial"/>
                <w:bCs w:val="0"/>
                <w:sz w:val="18"/>
                <w:szCs w:val="18"/>
              </w:rPr>
              <w:t xml:space="preserve">Schedule </w:t>
            </w:r>
            <w:proofErr w:type="spellStart"/>
            <w:r>
              <w:rPr>
                <w:rFonts w:cs="Arial"/>
                <w:bCs w:val="0"/>
                <w:sz w:val="18"/>
                <w:szCs w:val="18"/>
              </w:rPr>
              <w:t>Exlusion</w:t>
            </w:r>
            <w:proofErr w:type="spellEnd"/>
          </w:p>
        </w:tc>
        <w:tc>
          <w:tcPr>
            <w:tcW w:w="5850" w:type="dxa"/>
          </w:tcPr>
          <w:p w14:paraId="15B6766C" w14:textId="77777777" w:rsidR="00DA1F31" w:rsidRPr="0010436A" w:rsidRDefault="00DA1F31"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B57520" w:rsidRPr="0010436A" w14:paraId="49A79F94" w14:textId="77777777" w:rsidTr="00191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4F4E12A" w14:textId="77777777" w:rsidR="00B57520" w:rsidRPr="00191841" w:rsidRDefault="00B57520" w:rsidP="00691941">
            <w:pPr>
              <w:ind w:left="288"/>
              <w:rPr>
                <w:rFonts w:cs="Arial"/>
                <w:bCs w:val="0"/>
                <w:sz w:val="18"/>
                <w:szCs w:val="18"/>
              </w:rPr>
            </w:pPr>
            <w:r w:rsidRPr="00191841">
              <w:rPr>
                <w:rFonts w:cs="Arial"/>
                <w:bCs w:val="0"/>
                <w:sz w:val="18"/>
                <w:szCs w:val="18"/>
              </w:rPr>
              <w:t>Run Action Concurrently</w:t>
            </w:r>
          </w:p>
        </w:tc>
        <w:tc>
          <w:tcPr>
            <w:tcW w:w="5850" w:type="dxa"/>
          </w:tcPr>
          <w:p w14:paraId="716EFB32" w14:textId="77777777" w:rsidR="00B57520" w:rsidRPr="0010436A" w:rsidRDefault="00B57520"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A0773A" w:rsidRPr="0010436A" w14:paraId="73F4E3D3" w14:textId="77777777" w:rsidTr="00191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99E2D57" w14:textId="67D55241" w:rsidR="00A0773A" w:rsidRPr="00191841" w:rsidRDefault="00A0773A" w:rsidP="00691941">
            <w:pPr>
              <w:ind w:left="288"/>
              <w:rPr>
                <w:rFonts w:cs="Arial"/>
                <w:bCs w:val="0"/>
                <w:sz w:val="18"/>
                <w:szCs w:val="18"/>
              </w:rPr>
            </w:pPr>
            <w:r>
              <w:rPr>
                <w:rFonts w:cs="Arial"/>
                <w:bCs w:val="0"/>
                <w:sz w:val="18"/>
                <w:szCs w:val="18"/>
              </w:rPr>
              <w:t>Additional Details</w:t>
            </w:r>
          </w:p>
        </w:tc>
        <w:tc>
          <w:tcPr>
            <w:tcW w:w="5850" w:type="dxa"/>
          </w:tcPr>
          <w:p w14:paraId="543E4549" w14:textId="749FE795" w:rsidR="00A0773A" w:rsidRPr="0010436A" w:rsidRDefault="00A0773A" w:rsidP="00691941">
            <w:pPr>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&lt;additional details such as frequency, dates</w:t>
            </w:r>
            <w:r w:rsidR="00E31B81">
              <w:rPr>
                <w:sz w:val="18"/>
                <w:szCs w:val="18"/>
              </w:rPr>
              <w:t xml:space="preserve">, </w:t>
            </w:r>
            <w:proofErr w:type="spellStart"/>
            <w:r w:rsidR="00E31B81">
              <w:rPr>
                <w:sz w:val="18"/>
                <w:szCs w:val="18"/>
              </w:rPr>
              <w:t>etc</w:t>
            </w:r>
            <w:proofErr w:type="spellEnd"/>
            <w:r w:rsidR="00E31B81">
              <w:rPr>
                <w:sz w:val="18"/>
                <w:szCs w:val="18"/>
              </w:rPr>
              <w:t>&gt;</w:t>
            </w:r>
          </w:p>
        </w:tc>
      </w:tr>
      <w:tr w:rsidR="00B57520" w:rsidRPr="0010436A" w14:paraId="6202D5AA" w14:textId="77777777" w:rsidTr="00191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0" w:type="dxa"/>
            <w:gridSpan w:val="2"/>
          </w:tcPr>
          <w:p w14:paraId="3EA1D8B1" w14:textId="20085935" w:rsidR="00B57520" w:rsidRPr="00191841" w:rsidRDefault="00626AB8" w:rsidP="00691941">
            <w:pPr>
              <w:rPr>
                <w:bCs w:val="0"/>
                <w:i/>
                <w:sz w:val="18"/>
                <w:szCs w:val="18"/>
              </w:rPr>
            </w:pPr>
            <w:r>
              <w:rPr>
                <w:bCs w:val="0"/>
                <w:i/>
                <w:sz w:val="18"/>
                <w:szCs w:val="18"/>
              </w:rPr>
              <w:t>Action Failure Configuration</w:t>
            </w:r>
          </w:p>
        </w:tc>
      </w:tr>
      <w:tr w:rsidR="00B57520" w:rsidRPr="0010436A" w14:paraId="61ED3D9C" w14:textId="77777777" w:rsidTr="00191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1CBD305" w14:textId="22CD7779" w:rsidR="00B57520" w:rsidRPr="00191841" w:rsidRDefault="00626AB8" w:rsidP="00691941">
            <w:pPr>
              <w:ind w:left="288"/>
              <w:rPr>
                <w:rFonts w:cs="Arial"/>
                <w:bCs w:val="0"/>
                <w:sz w:val="18"/>
                <w:szCs w:val="18"/>
              </w:rPr>
            </w:pPr>
            <w:r>
              <w:rPr>
                <w:rFonts w:cs="Arial"/>
                <w:bCs w:val="0"/>
                <w:sz w:val="18"/>
                <w:szCs w:val="18"/>
              </w:rPr>
              <w:t>Strategy</w:t>
            </w:r>
          </w:p>
        </w:tc>
        <w:tc>
          <w:tcPr>
            <w:tcW w:w="5850" w:type="dxa"/>
          </w:tcPr>
          <w:p w14:paraId="236B2EC0" w14:textId="77777777" w:rsidR="00B57520" w:rsidRPr="0010436A" w:rsidRDefault="00B57520"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626AB8" w:rsidRPr="0010436A" w14:paraId="18CBFC0C" w14:textId="77777777" w:rsidTr="00191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F4B9B93" w14:textId="0E875B34" w:rsidR="00626AB8" w:rsidRDefault="00626AB8" w:rsidP="00691941">
            <w:pPr>
              <w:ind w:left="288"/>
              <w:rPr>
                <w:rFonts w:cs="Arial"/>
                <w:bCs w:val="0"/>
                <w:sz w:val="18"/>
                <w:szCs w:val="18"/>
              </w:rPr>
            </w:pPr>
            <w:r>
              <w:rPr>
                <w:rFonts w:cs="Arial"/>
                <w:bCs w:val="0"/>
                <w:sz w:val="18"/>
                <w:szCs w:val="18"/>
              </w:rPr>
              <w:t>Report Options</w:t>
            </w:r>
          </w:p>
        </w:tc>
        <w:tc>
          <w:tcPr>
            <w:tcW w:w="5850" w:type="dxa"/>
          </w:tcPr>
          <w:p w14:paraId="629C1484" w14:textId="77777777" w:rsidR="00626AB8" w:rsidRPr="0010436A" w:rsidRDefault="00626AB8"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626AB8" w:rsidRPr="0010436A" w14:paraId="48FBD4A8" w14:textId="77777777" w:rsidTr="00191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38C8713" w14:textId="6C9F9405" w:rsidR="00626AB8" w:rsidRDefault="00626AB8" w:rsidP="00691941">
            <w:pPr>
              <w:ind w:left="288"/>
              <w:rPr>
                <w:rFonts w:cs="Arial"/>
                <w:bCs w:val="0"/>
                <w:sz w:val="18"/>
                <w:szCs w:val="18"/>
              </w:rPr>
            </w:pPr>
            <w:r>
              <w:rPr>
                <w:rFonts w:cs="Arial"/>
                <w:bCs w:val="0"/>
                <w:sz w:val="18"/>
                <w:szCs w:val="18"/>
              </w:rPr>
              <w:t>Threshold Minutes</w:t>
            </w:r>
          </w:p>
        </w:tc>
        <w:tc>
          <w:tcPr>
            <w:tcW w:w="5850" w:type="dxa"/>
          </w:tcPr>
          <w:p w14:paraId="0126CFBA" w14:textId="77777777" w:rsidR="00626AB8" w:rsidRPr="0010436A" w:rsidRDefault="00626AB8"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626AB8" w:rsidRPr="0010436A" w14:paraId="4BD43FC0" w14:textId="77777777" w:rsidTr="00191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DD77804" w14:textId="42E1EE8C" w:rsidR="00626AB8" w:rsidRDefault="00626AB8" w:rsidP="00691941">
            <w:pPr>
              <w:ind w:left="288"/>
              <w:rPr>
                <w:rFonts w:cs="Arial"/>
                <w:bCs w:val="0"/>
                <w:sz w:val="18"/>
                <w:szCs w:val="18"/>
              </w:rPr>
            </w:pPr>
            <w:r>
              <w:rPr>
                <w:rFonts w:cs="Arial"/>
                <w:bCs w:val="0"/>
                <w:sz w:val="18"/>
                <w:szCs w:val="18"/>
              </w:rPr>
              <w:t>Number of Retries</w:t>
            </w:r>
          </w:p>
        </w:tc>
        <w:tc>
          <w:tcPr>
            <w:tcW w:w="5850" w:type="dxa"/>
          </w:tcPr>
          <w:p w14:paraId="7E24260A" w14:textId="77777777" w:rsidR="00626AB8" w:rsidRPr="0010436A" w:rsidRDefault="00626AB8"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626AB8" w:rsidRPr="0010436A" w14:paraId="262A9F34" w14:textId="77777777" w:rsidTr="00191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4E2E281" w14:textId="61200520" w:rsidR="00626AB8" w:rsidRDefault="00FB2218" w:rsidP="00691941">
            <w:pPr>
              <w:ind w:left="288"/>
              <w:rPr>
                <w:rFonts w:cs="Arial"/>
                <w:bCs w:val="0"/>
                <w:sz w:val="18"/>
                <w:szCs w:val="18"/>
              </w:rPr>
            </w:pPr>
            <w:r>
              <w:rPr>
                <w:rFonts w:cs="Arial"/>
                <w:bCs w:val="0"/>
                <w:sz w:val="18"/>
                <w:szCs w:val="18"/>
              </w:rPr>
              <w:t xml:space="preserve">Continue On Failure </w:t>
            </w:r>
            <w:proofErr w:type="gramStart"/>
            <w:r>
              <w:rPr>
                <w:rFonts w:cs="Arial"/>
                <w:bCs w:val="0"/>
                <w:sz w:val="18"/>
                <w:szCs w:val="18"/>
              </w:rPr>
              <w:t>To</w:t>
            </w:r>
            <w:proofErr w:type="gramEnd"/>
            <w:r>
              <w:rPr>
                <w:rFonts w:cs="Arial"/>
                <w:bCs w:val="0"/>
                <w:sz w:val="18"/>
                <w:szCs w:val="18"/>
              </w:rPr>
              <w:t xml:space="preserve"> Run</w:t>
            </w:r>
          </w:p>
        </w:tc>
        <w:tc>
          <w:tcPr>
            <w:tcW w:w="5850" w:type="dxa"/>
          </w:tcPr>
          <w:p w14:paraId="3F1866C0" w14:textId="77777777" w:rsidR="00626AB8" w:rsidRPr="0010436A" w:rsidRDefault="00626AB8" w:rsidP="00691941">
            <w:pPr>
              <w:cnfStyle w:val="000000010000" w:firstRow="0" w:lastRow="0" w:firstColumn="0" w:lastColumn="0" w:oddVBand="0" w:evenVBand="0" w:oddHBand="0" w:evenHBand="1" w:firstRowFirstColumn="0" w:firstRowLastColumn="0" w:lastRowFirstColumn="0" w:lastRowLastColumn="0"/>
              <w:rPr>
                <w:sz w:val="18"/>
                <w:szCs w:val="18"/>
              </w:rPr>
            </w:pPr>
          </w:p>
        </w:tc>
      </w:tr>
      <w:bookmarkEnd w:id="53"/>
    </w:tbl>
    <w:p w14:paraId="4FC9918A" w14:textId="77777777" w:rsidR="00B57520" w:rsidRDefault="00B57520" w:rsidP="00691941">
      <w:pPr>
        <w:pStyle w:val="BodyText"/>
      </w:pPr>
    </w:p>
    <w:p w14:paraId="7B620B21" w14:textId="77777777" w:rsidR="005E74DA" w:rsidRDefault="005E74DA" w:rsidP="00691941">
      <w:pPr>
        <w:pStyle w:val="Heading3"/>
      </w:pPr>
      <w:bookmarkStart w:id="55" w:name="_Input_Data"/>
      <w:bookmarkStart w:id="56" w:name="_Toc105005176"/>
      <w:bookmarkEnd w:id="52"/>
      <w:bookmarkEnd w:id="54"/>
      <w:bookmarkEnd w:id="55"/>
      <w:r>
        <w:t>ION Flow Design</w:t>
      </w:r>
      <w:bookmarkEnd w:id="56"/>
    </w:p>
    <w:p w14:paraId="11D833F7" w14:textId="77777777" w:rsidR="005E74DA" w:rsidRPr="00A10364" w:rsidRDefault="005E74DA" w:rsidP="00691941">
      <w:pPr>
        <w:pStyle w:val="BodyText"/>
      </w:pPr>
    </w:p>
    <w:p w14:paraId="11E68366" w14:textId="1C58CFF0" w:rsidR="005E74DA" w:rsidRDefault="00A1312D" w:rsidP="00691941">
      <w:pPr>
        <w:pStyle w:val="Heading4"/>
      </w:pPr>
      <w:r>
        <w:t>Connection Point</w:t>
      </w:r>
    </w:p>
    <w:p w14:paraId="162DF9D7" w14:textId="77777777" w:rsidR="00EA045C" w:rsidRPr="00EA045C" w:rsidRDefault="00EA045C" w:rsidP="00691941">
      <w:pPr>
        <w:pStyle w:val="BodyText"/>
      </w:pPr>
    </w:p>
    <w:p w14:paraId="67C9BDD4" w14:textId="77777777" w:rsidR="00A1312D" w:rsidRDefault="00A1312D" w:rsidP="00691941">
      <w:pPr>
        <w:pStyle w:val="Heading5"/>
      </w:pPr>
      <w:r>
        <w:t>&lt;Connection Point Name&gt;</w:t>
      </w:r>
    </w:p>
    <w:tbl>
      <w:tblPr>
        <w:tblStyle w:val="LightGrid-Accent1"/>
        <w:tblW w:w="8460" w:type="dxa"/>
        <w:tblInd w:w="1548" w:type="dxa"/>
        <w:tblLook w:val="0480" w:firstRow="0" w:lastRow="0" w:firstColumn="1" w:lastColumn="0" w:noHBand="0" w:noVBand="1"/>
      </w:tblPr>
      <w:tblGrid>
        <w:gridCol w:w="2610"/>
        <w:gridCol w:w="5850"/>
      </w:tblGrid>
      <w:tr w:rsidR="00442670" w:rsidRPr="009641C6" w14:paraId="5C763125" w14:textId="77777777" w:rsidTr="000F1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4BA1EF4" w14:textId="77777777" w:rsidR="00442670" w:rsidRPr="00C77503" w:rsidRDefault="00442670" w:rsidP="00691941">
            <w:pPr>
              <w:rPr>
                <w:rFonts w:cs="Arial"/>
                <w:bCs w:val="0"/>
                <w:sz w:val="18"/>
                <w:szCs w:val="18"/>
              </w:rPr>
            </w:pPr>
            <w:r w:rsidRPr="00C77503">
              <w:rPr>
                <w:rFonts w:cs="Arial"/>
                <w:bCs w:val="0"/>
                <w:sz w:val="18"/>
                <w:szCs w:val="18"/>
              </w:rPr>
              <w:t>Name</w:t>
            </w:r>
          </w:p>
        </w:tc>
        <w:tc>
          <w:tcPr>
            <w:tcW w:w="5850" w:type="dxa"/>
          </w:tcPr>
          <w:p w14:paraId="43422AF1" w14:textId="77777777" w:rsidR="00442670" w:rsidRPr="009641C6" w:rsidRDefault="00442670"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442670" w:rsidRPr="009641C6" w14:paraId="13F40441" w14:textId="77777777" w:rsidTr="000F12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D48513A" w14:textId="77777777" w:rsidR="00442670" w:rsidRPr="00C77503" w:rsidRDefault="00442670" w:rsidP="00691941">
            <w:pPr>
              <w:rPr>
                <w:rFonts w:cs="Arial"/>
                <w:bCs w:val="0"/>
                <w:sz w:val="18"/>
                <w:szCs w:val="18"/>
              </w:rPr>
            </w:pPr>
            <w:r w:rsidRPr="00C77503">
              <w:rPr>
                <w:rFonts w:cs="Arial"/>
                <w:bCs w:val="0"/>
                <w:sz w:val="18"/>
                <w:szCs w:val="18"/>
              </w:rPr>
              <w:t>Description</w:t>
            </w:r>
          </w:p>
        </w:tc>
        <w:tc>
          <w:tcPr>
            <w:tcW w:w="5850" w:type="dxa"/>
          </w:tcPr>
          <w:p w14:paraId="1A60F06B" w14:textId="77777777" w:rsidR="00442670" w:rsidRPr="009641C6" w:rsidRDefault="00442670"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442670" w:rsidRPr="009641C6" w14:paraId="60095205" w14:textId="77777777" w:rsidTr="000F1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353DAC1" w14:textId="77777777" w:rsidR="00442670" w:rsidRPr="00C77503" w:rsidRDefault="00442670" w:rsidP="00691941">
            <w:pPr>
              <w:rPr>
                <w:rFonts w:cs="Arial"/>
                <w:bCs w:val="0"/>
                <w:sz w:val="18"/>
                <w:szCs w:val="18"/>
              </w:rPr>
            </w:pPr>
            <w:r w:rsidRPr="00C77503">
              <w:rPr>
                <w:rFonts w:cs="Arial"/>
                <w:bCs w:val="0"/>
                <w:sz w:val="18"/>
                <w:szCs w:val="18"/>
              </w:rPr>
              <w:t>Logical ID Type</w:t>
            </w:r>
          </w:p>
        </w:tc>
        <w:tc>
          <w:tcPr>
            <w:tcW w:w="5850" w:type="dxa"/>
          </w:tcPr>
          <w:p w14:paraId="12FBC6E1" w14:textId="77777777" w:rsidR="00442670" w:rsidRPr="009641C6" w:rsidRDefault="00442670"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442670" w:rsidRPr="009641C6" w14:paraId="63C5DE35" w14:textId="77777777" w:rsidTr="000F12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09C7111" w14:textId="77777777" w:rsidR="00442670" w:rsidRPr="00C77503" w:rsidRDefault="00442670" w:rsidP="00691941">
            <w:pPr>
              <w:rPr>
                <w:rFonts w:cs="Arial"/>
                <w:bCs w:val="0"/>
                <w:sz w:val="18"/>
                <w:szCs w:val="18"/>
              </w:rPr>
            </w:pPr>
            <w:r w:rsidRPr="00C77503">
              <w:rPr>
                <w:rFonts w:cs="Arial"/>
                <w:bCs w:val="0"/>
                <w:sz w:val="18"/>
                <w:szCs w:val="18"/>
              </w:rPr>
              <w:t>Logical ID</w:t>
            </w:r>
          </w:p>
        </w:tc>
        <w:tc>
          <w:tcPr>
            <w:tcW w:w="5850" w:type="dxa"/>
          </w:tcPr>
          <w:p w14:paraId="6CAA7E8D" w14:textId="77777777" w:rsidR="00442670" w:rsidRPr="009641C6" w:rsidRDefault="00442670"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C77503" w:rsidRPr="009641C6" w14:paraId="5A730DAE" w14:textId="77777777" w:rsidTr="000F1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0DB67CB" w14:textId="5C821B7C" w:rsidR="00C77503" w:rsidRPr="00C77503" w:rsidRDefault="00C77503" w:rsidP="00691941">
            <w:pPr>
              <w:rPr>
                <w:rFonts w:cs="Arial"/>
                <w:bCs w:val="0"/>
                <w:sz w:val="18"/>
                <w:szCs w:val="18"/>
              </w:rPr>
            </w:pPr>
            <w:r>
              <w:rPr>
                <w:rFonts w:cs="Arial"/>
                <w:bCs w:val="0"/>
                <w:sz w:val="18"/>
                <w:szCs w:val="18"/>
              </w:rPr>
              <w:t>D</w:t>
            </w:r>
            <w:r w:rsidR="008F67CB">
              <w:rPr>
                <w:rFonts w:cs="Arial"/>
                <w:bCs w:val="0"/>
                <w:sz w:val="18"/>
                <w:szCs w:val="18"/>
              </w:rPr>
              <w:t>atabase Driver</w:t>
            </w:r>
          </w:p>
        </w:tc>
        <w:tc>
          <w:tcPr>
            <w:tcW w:w="5850" w:type="dxa"/>
          </w:tcPr>
          <w:p w14:paraId="2C29CB90" w14:textId="77777777" w:rsidR="00C77503" w:rsidRPr="009641C6" w:rsidRDefault="00C77503"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8F67CB" w:rsidRPr="009641C6" w14:paraId="7E10883D" w14:textId="77777777" w:rsidTr="000F12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D58885D" w14:textId="5FD68FC1" w:rsidR="008F67CB" w:rsidRDefault="005915FF" w:rsidP="00691941">
            <w:pPr>
              <w:rPr>
                <w:rFonts w:cs="Arial"/>
                <w:bCs w:val="0"/>
                <w:sz w:val="18"/>
                <w:szCs w:val="18"/>
              </w:rPr>
            </w:pPr>
            <w:r>
              <w:rPr>
                <w:rFonts w:cs="Arial"/>
                <w:bCs w:val="0"/>
                <w:sz w:val="18"/>
                <w:szCs w:val="18"/>
              </w:rPr>
              <w:t>Host Details</w:t>
            </w:r>
          </w:p>
        </w:tc>
        <w:tc>
          <w:tcPr>
            <w:tcW w:w="5850" w:type="dxa"/>
          </w:tcPr>
          <w:p w14:paraId="58743B37" w14:textId="77777777" w:rsidR="008F67CB" w:rsidRPr="009641C6" w:rsidRDefault="008F67CB"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5915FF" w:rsidRPr="009641C6" w14:paraId="1DBFBB5C" w14:textId="77777777" w:rsidTr="000F1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670F257" w14:textId="2A4DF508" w:rsidR="005915FF" w:rsidRDefault="005915FF" w:rsidP="00691941">
            <w:pPr>
              <w:rPr>
                <w:rFonts w:cs="Arial"/>
                <w:bCs w:val="0"/>
                <w:sz w:val="18"/>
                <w:szCs w:val="18"/>
              </w:rPr>
            </w:pPr>
            <w:r>
              <w:rPr>
                <w:rFonts w:cs="Arial"/>
                <w:bCs w:val="0"/>
                <w:sz w:val="18"/>
                <w:szCs w:val="18"/>
              </w:rPr>
              <w:t>Schema Name</w:t>
            </w:r>
          </w:p>
        </w:tc>
        <w:tc>
          <w:tcPr>
            <w:tcW w:w="5850" w:type="dxa"/>
          </w:tcPr>
          <w:p w14:paraId="460DE2B9" w14:textId="77777777" w:rsidR="005915FF" w:rsidRPr="009641C6" w:rsidRDefault="005915FF"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5915FF" w:rsidRPr="009641C6" w14:paraId="68153165" w14:textId="77777777" w:rsidTr="000F12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0005386" w14:textId="2174AA1D" w:rsidR="005915FF" w:rsidRDefault="005915FF" w:rsidP="00691941">
            <w:pPr>
              <w:rPr>
                <w:rFonts w:cs="Arial"/>
                <w:bCs w:val="0"/>
                <w:sz w:val="18"/>
                <w:szCs w:val="18"/>
              </w:rPr>
            </w:pPr>
            <w:r>
              <w:rPr>
                <w:rFonts w:cs="Arial"/>
                <w:bCs w:val="0"/>
                <w:sz w:val="18"/>
                <w:szCs w:val="18"/>
              </w:rPr>
              <w:t>URL</w:t>
            </w:r>
          </w:p>
        </w:tc>
        <w:tc>
          <w:tcPr>
            <w:tcW w:w="5850" w:type="dxa"/>
          </w:tcPr>
          <w:p w14:paraId="07913119" w14:textId="77777777" w:rsidR="005915FF" w:rsidRPr="009641C6" w:rsidRDefault="005915FF"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5915FF" w:rsidRPr="009641C6" w14:paraId="33AF53B3" w14:textId="77777777" w:rsidTr="000F1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F20C22A" w14:textId="76F22AFD" w:rsidR="005915FF" w:rsidRDefault="005915FF" w:rsidP="00691941">
            <w:pPr>
              <w:rPr>
                <w:rFonts w:cs="Arial"/>
                <w:bCs w:val="0"/>
                <w:sz w:val="18"/>
                <w:szCs w:val="18"/>
              </w:rPr>
            </w:pPr>
            <w:r>
              <w:rPr>
                <w:rFonts w:cs="Arial"/>
                <w:bCs w:val="0"/>
                <w:sz w:val="18"/>
                <w:szCs w:val="18"/>
              </w:rPr>
              <w:t>User Details</w:t>
            </w:r>
          </w:p>
        </w:tc>
        <w:tc>
          <w:tcPr>
            <w:tcW w:w="5850" w:type="dxa"/>
          </w:tcPr>
          <w:p w14:paraId="16C58C98" w14:textId="77777777" w:rsidR="005915FF" w:rsidRPr="009641C6" w:rsidRDefault="005915FF" w:rsidP="00691941">
            <w:pPr>
              <w:cnfStyle w:val="000000100000" w:firstRow="0" w:lastRow="0" w:firstColumn="0" w:lastColumn="0" w:oddVBand="0" w:evenVBand="0" w:oddHBand="1" w:evenHBand="0" w:firstRowFirstColumn="0" w:firstRowLastColumn="0" w:lastRowFirstColumn="0" w:lastRowLastColumn="0"/>
              <w:rPr>
                <w:sz w:val="18"/>
                <w:szCs w:val="18"/>
              </w:rPr>
            </w:pPr>
          </w:p>
        </w:tc>
      </w:tr>
    </w:tbl>
    <w:p w14:paraId="1796ABF8" w14:textId="0162D8CA" w:rsidR="00570574" w:rsidRDefault="00570574" w:rsidP="00691941">
      <w:pPr>
        <w:pStyle w:val="BodyText"/>
      </w:pPr>
    </w:p>
    <w:p w14:paraId="48237DAC" w14:textId="57F1CFAC" w:rsidR="008C262C" w:rsidRPr="008C262C" w:rsidRDefault="008C262C" w:rsidP="00691941">
      <w:pPr>
        <w:pStyle w:val="BodyText"/>
        <w:rPr>
          <w:b/>
          <w:bCs/>
        </w:rPr>
      </w:pPr>
      <w:r w:rsidRPr="008C262C">
        <w:rPr>
          <w:b/>
          <w:bCs/>
        </w:rPr>
        <w:t>Documents</w:t>
      </w:r>
    </w:p>
    <w:tbl>
      <w:tblPr>
        <w:tblStyle w:val="LightGrid-Accent1"/>
        <w:tblW w:w="8460" w:type="dxa"/>
        <w:tblInd w:w="1548" w:type="dxa"/>
        <w:tblLook w:val="04A0" w:firstRow="1" w:lastRow="0" w:firstColumn="1" w:lastColumn="0" w:noHBand="0" w:noVBand="1"/>
      </w:tblPr>
      <w:tblGrid>
        <w:gridCol w:w="5462"/>
        <w:gridCol w:w="1530"/>
        <w:gridCol w:w="1468"/>
      </w:tblGrid>
      <w:tr w:rsidR="00570574" w:rsidRPr="00FE19EB" w14:paraId="1F0929B3" w14:textId="77777777" w:rsidTr="00A03992">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5462" w:type="dxa"/>
          </w:tcPr>
          <w:p w14:paraId="23CA763C" w14:textId="77777777" w:rsidR="00570574" w:rsidRPr="008C262C" w:rsidRDefault="00570574" w:rsidP="00691941">
            <w:pPr>
              <w:rPr>
                <w:rFonts w:cs="Arial"/>
                <w:sz w:val="18"/>
                <w:szCs w:val="18"/>
              </w:rPr>
            </w:pPr>
            <w:r w:rsidRPr="008C262C">
              <w:rPr>
                <w:rFonts w:cs="Arial"/>
                <w:sz w:val="18"/>
                <w:szCs w:val="18"/>
              </w:rPr>
              <w:t>Document Name</w:t>
            </w:r>
          </w:p>
        </w:tc>
        <w:tc>
          <w:tcPr>
            <w:tcW w:w="1530" w:type="dxa"/>
          </w:tcPr>
          <w:p w14:paraId="292692CC" w14:textId="77777777" w:rsidR="00570574" w:rsidRPr="008C262C" w:rsidRDefault="00570574"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8C262C">
              <w:rPr>
                <w:rFonts w:cs="Arial"/>
                <w:sz w:val="18"/>
                <w:szCs w:val="18"/>
              </w:rPr>
              <w:t>Receive in Application</w:t>
            </w:r>
          </w:p>
        </w:tc>
        <w:tc>
          <w:tcPr>
            <w:tcW w:w="1468" w:type="dxa"/>
          </w:tcPr>
          <w:p w14:paraId="47DA5C06" w14:textId="77777777" w:rsidR="00570574" w:rsidRPr="008C262C" w:rsidRDefault="00570574"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8C262C">
              <w:rPr>
                <w:rFonts w:cs="Arial"/>
                <w:sz w:val="18"/>
                <w:szCs w:val="18"/>
              </w:rPr>
              <w:t>Send from Application</w:t>
            </w:r>
          </w:p>
        </w:tc>
      </w:tr>
      <w:tr w:rsidR="00570574" w:rsidRPr="00FE19EB" w14:paraId="552D2D57"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2" w:type="dxa"/>
          </w:tcPr>
          <w:p w14:paraId="3D91717F" w14:textId="77777777" w:rsidR="00570574" w:rsidRPr="00FE19EB" w:rsidRDefault="00570574" w:rsidP="00691941">
            <w:pPr>
              <w:rPr>
                <w:rFonts w:cs="Arial"/>
                <w:b w:val="0"/>
                <w:sz w:val="18"/>
                <w:szCs w:val="18"/>
              </w:rPr>
            </w:pPr>
          </w:p>
        </w:tc>
        <w:tc>
          <w:tcPr>
            <w:tcW w:w="1530" w:type="dxa"/>
          </w:tcPr>
          <w:p w14:paraId="0FBBFB31" w14:textId="77777777" w:rsidR="00570574" w:rsidRPr="00FE19EB" w:rsidRDefault="00570574"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468" w:type="dxa"/>
          </w:tcPr>
          <w:p w14:paraId="39A0496A" w14:textId="77777777" w:rsidR="00570574" w:rsidRPr="00FE19EB" w:rsidRDefault="00570574"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570574" w:rsidRPr="00FE19EB" w14:paraId="2570D7D7"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2" w:type="dxa"/>
          </w:tcPr>
          <w:p w14:paraId="41314789" w14:textId="77777777" w:rsidR="00570574" w:rsidRPr="00FE19EB" w:rsidRDefault="00570574" w:rsidP="00691941">
            <w:pPr>
              <w:rPr>
                <w:rFonts w:cs="Arial"/>
                <w:b w:val="0"/>
                <w:sz w:val="18"/>
                <w:szCs w:val="18"/>
              </w:rPr>
            </w:pPr>
          </w:p>
        </w:tc>
        <w:tc>
          <w:tcPr>
            <w:tcW w:w="1530" w:type="dxa"/>
          </w:tcPr>
          <w:p w14:paraId="1A921FF3" w14:textId="77777777" w:rsidR="00570574" w:rsidRPr="00FE19EB" w:rsidRDefault="00570574"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1468" w:type="dxa"/>
          </w:tcPr>
          <w:p w14:paraId="72E06432" w14:textId="77777777" w:rsidR="00570574" w:rsidRPr="00FE19EB" w:rsidRDefault="00570574"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bl>
    <w:p w14:paraId="38138484" w14:textId="77777777" w:rsidR="00570574" w:rsidRDefault="00570574" w:rsidP="00691941">
      <w:pPr>
        <w:pStyle w:val="BodyText"/>
      </w:pPr>
    </w:p>
    <w:p w14:paraId="545720D9" w14:textId="4FB5A912" w:rsidR="00E7538C" w:rsidRDefault="00E7538C" w:rsidP="00691941">
      <w:pPr>
        <w:pStyle w:val="BodyText"/>
      </w:pPr>
      <w:r w:rsidRPr="004A4155">
        <w:rPr>
          <w:highlight w:val="yellow"/>
        </w:rPr>
        <w:t xml:space="preserve">NOTE: Attach screenshot of the </w:t>
      </w:r>
      <w:r>
        <w:rPr>
          <w:highlight w:val="yellow"/>
        </w:rPr>
        <w:t>connection point.</w:t>
      </w:r>
    </w:p>
    <w:p w14:paraId="15126EDF" w14:textId="77777777" w:rsidR="00E7538C" w:rsidRDefault="00E7538C" w:rsidP="00691941">
      <w:pPr>
        <w:pStyle w:val="BodyText"/>
      </w:pPr>
    </w:p>
    <w:p w14:paraId="4621541F" w14:textId="3C35C9BC" w:rsidR="00E362A2" w:rsidRDefault="00E362A2" w:rsidP="00691941">
      <w:pPr>
        <w:pStyle w:val="Heading4"/>
      </w:pPr>
      <w:r>
        <w:t>File Template</w:t>
      </w:r>
    </w:p>
    <w:p w14:paraId="76890B48" w14:textId="77777777" w:rsidR="00EA045C" w:rsidRPr="00EA045C" w:rsidRDefault="00EA045C" w:rsidP="00691941">
      <w:pPr>
        <w:pStyle w:val="BodyText"/>
      </w:pPr>
    </w:p>
    <w:p w14:paraId="7BD5F412" w14:textId="77777777" w:rsidR="00E362A2" w:rsidRDefault="00E362A2" w:rsidP="00691941">
      <w:pPr>
        <w:pStyle w:val="Heading5"/>
      </w:pPr>
      <w:r>
        <w:t>&lt;File Template Name&gt;</w:t>
      </w:r>
    </w:p>
    <w:tbl>
      <w:tblPr>
        <w:tblStyle w:val="LightGrid-Accent1"/>
        <w:tblW w:w="8460" w:type="dxa"/>
        <w:tblInd w:w="1548" w:type="dxa"/>
        <w:tblLook w:val="0480" w:firstRow="0" w:lastRow="0" w:firstColumn="1" w:lastColumn="0" w:noHBand="0" w:noVBand="1"/>
      </w:tblPr>
      <w:tblGrid>
        <w:gridCol w:w="2610"/>
        <w:gridCol w:w="5850"/>
      </w:tblGrid>
      <w:tr w:rsidR="00E362A2" w:rsidRPr="009641C6" w14:paraId="02CF2C7E" w14:textId="77777777" w:rsidTr="004A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1FCF351" w14:textId="77777777" w:rsidR="00E362A2" w:rsidRPr="004A35B4" w:rsidRDefault="00E362A2" w:rsidP="00691941">
            <w:pPr>
              <w:rPr>
                <w:rFonts w:cs="Arial"/>
                <w:bCs w:val="0"/>
                <w:sz w:val="18"/>
                <w:szCs w:val="18"/>
              </w:rPr>
            </w:pPr>
            <w:r w:rsidRPr="004A35B4">
              <w:rPr>
                <w:rFonts w:cs="Arial"/>
                <w:bCs w:val="0"/>
                <w:sz w:val="18"/>
                <w:szCs w:val="18"/>
              </w:rPr>
              <w:t>Name</w:t>
            </w:r>
          </w:p>
        </w:tc>
        <w:tc>
          <w:tcPr>
            <w:tcW w:w="5850" w:type="dxa"/>
          </w:tcPr>
          <w:p w14:paraId="200F3774" w14:textId="77777777" w:rsidR="00E362A2" w:rsidRPr="009641C6" w:rsidRDefault="00E362A2"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E362A2" w:rsidRPr="009641C6" w14:paraId="0E52A11F" w14:textId="77777777" w:rsidTr="004A35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0EA9EF6" w14:textId="77777777" w:rsidR="00E362A2" w:rsidRPr="004A35B4" w:rsidRDefault="00E362A2" w:rsidP="00691941">
            <w:pPr>
              <w:rPr>
                <w:rFonts w:cs="Arial"/>
                <w:bCs w:val="0"/>
                <w:sz w:val="18"/>
                <w:szCs w:val="18"/>
              </w:rPr>
            </w:pPr>
            <w:r w:rsidRPr="004A35B4">
              <w:rPr>
                <w:rFonts w:cs="Arial"/>
                <w:bCs w:val="0"/>
                <w:sz w:val="18"/>
                <w:szCs w:val="18"/>
              </w:rPr>
              <w:t>Description</w:t>
            </w:r>
          </w:p>
        </w:tc>
        <w:tc>
          <w:tcPr>
            <w:tcW w:w="5850" w:type="dxa"/>
          </w:tcPr>
          <w:p w14:paraId="23E11E42" w14:textId="77777777" w:rsidR="00E362A2" w:rsidRPr="009641C6" w:rsidRDefault="00E362A2"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E362A2" w:rsidRPr="009641C6" w14:paraId="084D6F63" w14:textId="77777777" w:rsidTr="004A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2FBDF42" w14:textId="77777777" w:rsidR="00E362A2" w:rsidRPr="004A35B4" w:rsidRDefault="00E362A2" w:rsidP="00691941">
            <w:pPr>
              <w:rPr>
                <w:rFonts w:cs="Arial"/>
                <w:bCs w:val="0"/>
                <w:sz w:val="18"/>
                <w:szCs w:val="18"/>
              </w:rPr>
            </w:pPr>
            <w:r w:rsidRPr="004A35B4">
              <w:rPr>
                <w:rFonts w:cs="Arial"/>
                <w:bCs w:val="0"/>
                <w:sz w:val="18"/>
                <w:szCs w:val="18"/>
              </w:rPr>
              <w:t>File Type</w:t>
            </w:r>
          </w:p>
        </w:tc>
        <w:tc>
          <w:tcPr>
            <w:tcW w:w="5850" w:type="dxa"/>
          </w:tcPr>
          <w:p w14:paraId="63B094E8" w14:textId="77777777" w:rsidR="00E362A2" w:rsidRPr="009641C6" w:rsidRDefault="00E362A2"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E362A2" w:rsidRPr="009641C6" w14:paraId="0FA8D219" w14:textId="77777777" w:rsidTr="004A35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DB6DA0C" w14:textId="77777777" w:rsidR="00E362A2" w:rsidRPr="004A35B4" w:rsidRDefault="00E362A2" w:rsidP="00691941">
            <w:pPr>
              <w:rPr>
                <w:rFonts w:cs="Arial"/>
                <w:bCs w:val="0"/>
                <w:sz w:val="18"/>
                <w:szCs w:val="18"/>
              </w:rPr>
            </w:pPr>
            <w:r w:rsidRPr="004A35B4">
              <w:rPr>
                <w:rFonts w:cs="Arial"/>
                <w:bCs w:val="0"/>
                <w:sz w:val="18"/>
                <w:szCs w:val="18"/>
              </w:rPr>
              <w:t>File Encoding</w:t>
            </w:r>
          </w:p>
        </w:tc>
        <w:tc>
          <w:tcPr>
            <w:tcW w:w="5850" w:type="dxa"/>
          </w:tcPr>
          <w:p w14:paraId="0AD7B0DD" w14:textId="77777777" w:rsidR="00E362A2" w:rsidRPr="009641C6" w:rsidRDefault="00E362A2"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E362A2" w:rsidRPr="009641C6" w14:paraId="228EA89D" w14:textId="77777777" w:rsidTr="004A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A90CB51" w14:textId="77777777" w:rsidR="00E362A2" w:rsidRPr="004A35B4" w:rsidRDefault="00E362A2" w:rsidP="00691941">
            <w:pPr>
              <w:rPr>
                <w:rFonts w:cs="Arial"/>
                <w:bCs w:val="0"/>
                <w:sz w:val="18"/>
                <w:szCs w:val="18"/>
              </w:rPr>
            </w:pPr>
            <w:r w:rsidRPr="004A35B4">
              <w:rPr>
                <w:rFonts w:cs="Arial"/>
                <w:bCs w:val="0"/>
                <w:sz w:val="18"/>
                <w:szCs w:val="18"/>
              </w:rPr>
              <w:t>Format Type</w:t>
            </w:r>
          </w:p>
        </w:tc>
        <w:tc>
          <w:tcPr>
            <w:tcW w:w="5850" w:type="dxa"/>
          </w:tcPr>
          <w:p w14:paraId="7FD4D224" w14:textId="77777777" w:rsidR="00E362A2" w:rsidRPr="009641C6" w:rsidRDefault="00E362A2" w:rsidP="00691941">
            <w:pPr>
              <w:cnfStyle w:val="000000100000" w:firstRow="0" w:lastRow="0" w:firstColumn="0" w:lastColumn="0" w:oddVBand="0" w:evenVBand="0" w:oddHBand="1" w:evenHBand="0" w:firstRowFirstColumn="0" w:firstRowLastColumn="0" w:lastRowFirstColumn="0" w:lastRowLastColumn="0"/>
              <w:rPr>
                <w:sz w:val="18"/>
                <w:szCs w:val="18"/>
              </w:rPr>
            </w:pPr>
          </w:p>
        </w:tc>
      </w:tr>
    </w:tbl>
    <w:p w14:paraId="40BF0346" w14:textId="77777777" w:rsidR="00E7538C" w:rsidRDefault="00E7538C" w:rsidP="00691941">
      <w:pPr>
        <w:pStyle w:val="BodyText"/>
        <w:rPr>
          <w:highlight w:val="yellow"/>
        </w:rPr>
      </w:pPr>
    </w:p>
    <w:p w14:paraId="1F23DF2A" w14:textId="1A80E48C" w:rsidR="00E7538C" w:rsidRDefault="00E7538C" w:rsidP="00691941">
      <w:pPr>
        <w:pStyle w:val="BodyText"/>
        <w:rPr>
          <w:b/>
          <w:bCs/>
        </w:rPr>
      </w:pPr>
      <w:r w:rsidRPr="00E7538C">
        <w:rPr>
          <w:b/>
          <w:bCs/>
        </w:rPr>
        <w:t>Fields</w:t>
      </w:r>
    </w:p>
    <w:tbl>
      <w:tblPr>
        <w:tblStyle w:val="LightGrid-Accent1"/>
        <w:tblW w:w="8460" w:type="dxa"/>
        <w:tblInd w:w="1548" w:type="dxa"/>
        <w:tblLook w:val="04A0" w:firstRow="1" w:lastRow="0" w:firstColumn="1" w:lastColumn="0" w:noHBand="0" w:noVBand="1"/>
      </w:tblPr>
      <w:tblGrid>
        <w:gridCol w:w="1682"/>
        <w:gridCol w:w="5310"/>
        <w:gridCol w:w="1468"/>
      </w:tblGrid>
      <w:tr w:rsidR="00E7538C" w:rsidRPr="00FE19EB" w14:paraId="10205022" w14:textId="77777777" w:rsidTr="00A03992">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682" w:type="dxa"/>
          </w:tcPr>
          <w:p w14:paraId="58ACFF5D" w14:textId="77777777" w:rsidR="00E7538C" w:rsidRPr="00E7538C" w:rsidRDefault="00E7538C" w:rsidP="00691941">
            <w:pPr>
              <w:rPr>
                <w:rFonts w:cs="Arial"/>
                <w:sz w:val="18"/>
                <w:szCs w:val="18"/>
              </w:rPr>
            </w:pPr>
            <w:r w:rsidRPr="00E7538C">
              <w:rPr>
                <w:rFonts w:cs="Arial"/>
                <w:sz w:val="18"/>
                <w:szCs w:val="18"/>
              </w:rPr>
              <w:t>Sequence</w:t>
            </w:r>
          </w:p>
        </w:tc>
        <w:tc>
          <w:tcPr>
            <w:tcW w:w="5310" w:type="dxa"/>
          </w:tcPr>
          <w:p w14:paraId="7FCD7AA2" w14:textId="77777777" w:rsidR="00E7538C" w:rsidRPr="00E7538C" w:rsidRDefault="00E7538C"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E7538C">
              <w:rPr>
                <w:rFonts w:cs="Arial"/>
                <w:sz w:val="18"/>
                <w:szCs w:val="18"/>
              </w:rPr>
              <w:t>Field Name</w:t>
            </w:r>
          </w:p>
        </w:tc>
        <w:tc>
          <w:tcPr>
            <w:tcW w:w="1468" w:type="dxa"/>
          </w:tcPr>
          <w:p w14:paraId="08E68F9E" w14:textId="77777777" w:rsidR="00E7538C" w:rsidRPr="00E7538C" w:rsidRDefault="00E7538C"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E7538C">
              <w:rPr>
                <w:rFonts w:cs="Arial"/>
                <w:sz w:val="18"/>
                <w:szCs w:val="18"/>
              </w:rPr>
              <w:t>Optional</w:t>
            </w:r>
          </w:p>
        </w:tc>
      </w:tr>
      <w:tr w:rsidR="00E7538C" w:rsidRPr="00FE19EB" w14:paraId="6D0DD81F"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2" w:type="dxa"/>
          </w:tcPr>
          <w:p w14:paraId="42AED083" w14:textId="77777777" w:rsidR="00E7538C" w:rsidRPr="00FE19EB" w:rsidRDefault="00E7538C" w:rsidP="00691941">
            <w:pPr>
              <w:rPr>
                <w:rFonts w:cs="Arial"/>
                <w:b w:val="0"/>
                <w:sz w:val="18"/>
                <w:szCs w:val="18"/>
              </w:rPr>
            </w:pPr>
          </w:p>
        </w:tc>
        <w:tc>
          <w:tcPr>
            <w:tcW w:w="5310" w:type="dxa"/>
          </w:tcPr>
          <w:p w14:paraId="47821937" w14:textId="77777777" w:rsidR="00E7538C" w:rsidRPr="00FE19EB" w:rsidRDefault="00E7538C"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468" w:type="dxa"/>
          </w:tcPr>
          <w:p w14:paraId="650E34D6" w14:textId="77777777" w:rsidR="00E7538C" w:rsidRPr="00FE19EB" w:rsidRDefault="00E7538C"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E7538C" w:rsidRPr="00FE19EB" w14:paraId="5FDFA268"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2" w:type="dxa"/>
          </w:tcPr>
          <w:p w14:paraId="47290A0F" w14:textId="77777777" w:rsidR="00E7538C" w:rsidRPr="00FE19EB" w:rsidRDefault="00E7538C" w:rsidP="00691941">
            <w:pPr>
              <w:rPr>
                <w:rFonts w:cs="Arial"/>
                <w:b w:val="0"/>
                <w:sz w:val="18"/>
                <w:szCs w:val="18"/>
              </w:rPr>
            </w:pPr>
          </w:p>
        </w:tc>
        <w:tc>
          <w:tcPr>
            <w:tcW w:w="5310" w:type="dxa"/>
          </w:tcPr>
          <w:p w14:paraId="0C73B167" w14:textId="77777777" w:rsidR="00E7538C" w:rsidRPr="00FE19EB" w:rsidRDefault="00E7538C"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1468" w:type="dxa"/>
          </w:tcPr>
          <w:p w14:paraId="4D6968A0" w14:textId="77777777" w:rsidR="00E7538C" w:rsidRPr="00FE19EB" w:rsidRDefault="00E7538C"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bl>
    <w:p w14:paraId="5DCC94B1" w14:textId="77777777" w:rsidR="00E7538C" w:rsidRPr="00E7538C" w:rsidRDefault="00E7538C" w:rsidP="00691941">
      <w:pPr>
        <w:pStyle w:val="BodyText"/>
        <w:rPr>
          <w:b/>
          <w:bCs/>
        </w:rPr>
      </w:pPr>
    </w:p>
    <w:p w14:paraId="55E75A7D" w14:textId="35C866DC" w:rsidR="00E362A2" w:rsidRDefault="00473226" w:rsidP="00691941">
      <w:pPr>
        <w:pStyle w:val="BodyText"/>
      </w:pPr>
      <w:r w:rsidRPr="004A4155">
        <w:rPr>
          <w:highlight w:val="yellow"/>
        </w:rPr>
        <w:t xml:space="preserve">NOTE: Attach screenshot of the </w:t>
      </w:r>
      <w:r>
        <w:rPr>
          <w:highlight w:val="yellow"/>
        </w:rPr>
        <w:t>file template.</w:t>
      </w:r>
    </w:p>
    <w:p w14:paraId="4081034D" w14:textId="77777777" w:rsidR="00E362A2" w:rsidRDefault="00E362A2" w:rsidP="00691941">
      <w:pPr>
        <w:pStyle w:val="BodyText"/>
      </w:pPr>
    </w:p>
    <w:p w14:paraId="30686AA1" w14:textId="3777FD97" w:rsidR="002F2C3D" w:rsidRDefault="00773D97" w:rsidP="00691941">
      <w:pPr>
        <w:pStyle w:val="Heading4"/>
      </w:pPr>
      <w:r>
        <w:t>&lt;</w:t>
      </w:r>
      <w:r w:rsidR="002F2C3D">
        <w:t>Document</w:t>
      </w:r>
      <w:r>
        <w:t>/</w:t>
      </w:r>
      <w:proofErr w:type="gramStart"/>
      <w:r>
        <w:t>work</w:t>
      </w:r>
      <w:r w:rsidR="002F2C3D">
        <w:t xml:space="preserve"> Flow</w:t>
      </w:r>
      <w:proofErr w:type="gramEnd"/>
      <w:r>
        <w:t xml:space="preserve"> Name&gt;</w:t>
      </w:r>
    </w:p>
    <w:p w14:paraId="11485F94" w14:textId="77777777" w:rsidR="00770B0F" w:rsidRPr="00770B0F" w:rsidRDefault="00770B0F" w:rsidP="00691941">
      <w:pPr>
        <w:pStyle w:val="BodyText"/>
      </w:pPr>
    </w:p>
    <w:p w14:paraId="6C40E0B1" w14:textId="0ED4CB0D" w:rsidR="006004E6" w:rsidRDefault="006004E6" w:rsidP="00691941">
      <w:pPr>
        <w:pStyle w:val="Heading3"/>
      </w:pPr>
      <w:bookmarkStart w:id="57" w:name="_Toc105005177"/>
      <w:r>
        <w:t>Replication Set Design</w:t>
      </w:r>
      <w:bookmarkEnd w:id="57"/>
    </w:p>
    <w:p w14:paraId="576E1A1D" w14:textId="77777777" w:rsidR="006004E6" w:rsidRPr="00A10364" w:rsidRDefault="006004E6" w:rsidP="00691941">
      <w:pPr>
        <w:pStyle w:val="BodyText"/>
      </w:pPr>
    </w:p>
    <w:p w14:paraId="5E53F108" w14:textId="77777777" w:rsidR="006004E6" w:rsidRDefault="006004E6" w:rsidP="00691941">
      <w:pPr>
        <w:pStyle w:val="Heading4"/>
      </w:pPr>
      <w:r>
        <w:t>&lt;Set Name&gt;</w:t>
      </w:r>
    </w:p>
    <w:tbl>
      <w:tblPr>
        <w:tblStyle w:val="LightGrid-Accent1"/>
        <w:tblW w:w="8460" w:type="dxa"/>
        <w:tblInd w:w="1548" w:type="dxa"/>
        <w:tblLook w:val="0480" w:firstRow="0" w:lastRow="0" w:firstColumn="1" w:lastColumn="0" w:noHBand="0" w:noVBand="1"/>
      </w:tblPr>
      <w:tblGrid>
        <w:gridCol w:w="2035"/>
        <w:gridCol w:w="6425"/>
      </w:tblGrid>
      <w:tr w:rsidR="008F519A" w:rsidRPr="00FE19EB" w14:paraId="12E6F463" w14:textId="77777777" w:rsidTr="0024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027018D0" w14:textId="77777777" w:rsidR="008F519A" w:rsidRPr="0024409C" w:rsidRDefault="008F519A" w:rsidP="00691941">
            <w:pPr>
              <w:rPr>
                <w:rFonts w:cs="Arial"/>
                <w:bCs w:val="0"/>
                <w:sz w:val="18"/>
                <w:szCs w:val="18"/>
              </w:rPr>
            </w:pPr>
            <w:r w:rsidRPr="0024409C">
              <w:rPr>
                <w:rFonts w:cs="Arial"/>
                <w:bCs w:val="0"/>
                <w:sz w:val="18"/>
                <w:szCs w:val="18"/>
              </w:rPr>
              <w:t>Replication Set</w:t>
            </w:r>
          </w:p>
        </w:tc>
        <w:tc>
          <w:tcPr>
            <w:tcW w:w="6425" w:type="dxa"/>
          </w:tcPr>
          <w:p w14:paraId="2174A4E7" w14:textId="77777777" w:rsidR="008F519A" w:rsidRPr="00FE19EB" w:rsidRDefault="008F519A"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8F519A" w:rsidRPr="00FE19EB" w14:paraId="3835438F" w14:textId="77777777" w:rsidTr="00244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413A2280" w14:textId="77777777" w:rsidR="008F519A" w:rsidRPr="0024409C" w:rsidRDefault="008F519A" w:rsidP="00691941">
            <w:pPr>
              <w:rPr>
                <w:rFonts w:cs="Arial"/>
                <w:bCs w:val="0"/>
                <w:sz w:val="18"/>
                <w:szCs w:val="18"/>
              </w:rPr>
            </w:pPr>
            <w:r w:rsidRPr="0024409C">
              <w:rPr>
                <w:rFonts w:cs="Arial"/>
                <w:bCs w:val="0"/>
                <w:sz w:val="18"/>
                <w:szCs w:val="18"/>
              </w:rPr>
              <w:t>Maintain History Count</w:t>
            </w:r>
          </w:p>
        </w:tc>
        <w:tc>
          <w:tcPr>
            <w:tcW w:w="6425" w:type="dxa"/>
          </w:tcPr>
          <w:p w14:paraId="6E4A6C9A" w14:textId="77777777" w:rsidR="008F519A" w:rsidRPr="00FE19EB" w:rsidRDefault="008F519A"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8F519A" w:rsidRPr="00FE19EB" w14:paraId="31594452" w14:textId="77777777" w:rsidTr="0024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6E6DA947" w14:textId="77777777" w:rsidR="008F519A" w:rsidRPr="0024409C" w:rsidRDefault="008F519A" w:rsidP="00691941">
            <w:pPr>
              <w:rPr>
                <w:rFonts w:cs="Arial"/>
                <w:bCs w:val="0"/>
                <w:sz w:val="18"/>
                <w:szCs w:val="18"/>
              </w:rPr>
            </w:pPr>
            <w:r w:rsidRPr="0024409C">
              <w:rPr>
                <w:rFonts w:cs="Arial"/>
                <w:bCs w:val="0"/>
                <w:sz w:val="18"/>
                <w:szCs w:val="18"/>
              </w:rPr>
              <w:t>Description</w:t>
            </w:r>
          </w:p>
        </w:tc>
        <w:tc>
          <w:tcPr>
            <w:tcW w:w="6425" w:type="dxa"/>
          </w:tcPr>
          <w:p w14:paraId="0003EAF4" w14:textId="77777777" w:rsidR="008F519A" w:rsidRDefault="008F519A"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8F519A" w:rsidRPr="00FE19EB" w14:paraId="7157DD6B" w14:textId="77777777" w:rsidTr="00244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489EC1AD" w14:textId="77777777" w:rsidR="008F519A" w:rsidRPr="0024409C" w:rsidRDefault="008F519A" w:rsidP="00691941">
            <w:pPr>
              <w:rPr>
                <w:rFonts w:cs="Arial"/>
                <w:bCs w:val="0"/>
                <w:sz w:val="18"/>
                <w:szCs w:val="18"/>
              </w:rPr>
            </w:pPr>
            <w:r w:rsidRPr="0024409C">
              <w:rPr>
                <w:rFonts w:cs="Arial"/>
                <w:bCs w:val="0"/>
                <w:sz w:val="18"/>
                <w:szCs w:val="18"/>
              </w:rPr>
              <w:t>Export</w:t>
            </w:r>
          </w:p>
        </w:tc>
        <w:tc>
          <w:tcPr>
            <w:tcW w:w="6425" w:type="dxa"/>
          </w:tcPr>
          <w:p w14:paraId="0D78E0E1" w14:textId="77777777" w:rsidR="008F519A" w:rsidRPr="00B115D1" w:rsidRDefault="008F519A"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8F519A" w:rsidRPr="00FE19EB" w14:paraId="576F2CD1" w14:textId="77777777" w:rsidTr="0024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52D64F3A" w14:textId="77777777" w:rsidR="008F519A" w:rsidRPr="0024409C" w:rsidRDefault="008F519A" w:rsidP="00691941">
            <w:pPr>
              <w:rPr>
                <w:rFonts w:cs="Arial"/>
                <w:bCs w:val="0"/>
                <w:sz w:val="18"/>
                <w:szCs w:val="18"/>
              </w:rPr>
            </w:pPr>
            <w:r w:rsidRPr="0024409C">
              <w:rPr>
                <w:rFonts w:cs="Arial"/>
                <w:bCs w:val="0"/>
                <w:sz w:val="18"/>
                <w:szCs w:val="18"/>
              </w:rPr>
              <w:t>Enable Enterprise Search</w:t>
            </w:r>
          </w:p>
        </w:tc>
        <w:tc>
          <w:tcPr>
            <w:tcW w:w="6425" w:type="dxa"/>
          </w:tcPr>
          <w:p w14:paraId="02AA3991" w14:textId="77777777" w:rsidR="008F519A" w:rsidRDefault="008F519A"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8F519A" w:rsidRPr="00FE19EB" w14:paraId="58DB45D1" w14:textId="77777777" w:rsidTr="00244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5F173028" w14:textId="77777777" w:rsidR="008F519A" w:rsidRPr="0024409C" w:rsidRDefault="008F519A" w:rsidP="00691941">
            <w:pPr>
              <w:rPr>
                <w:rFonts w:cs="Arial"/>
                <w:bCs w:val="0"/>
                <w:sz w:val="18"/>
                <w:szCs w:val="18"/>
              </w:rPr>
            </w:pPr>
            <w:r w:rsidRPr="0024409C">
              <w:rPr>
                <w:rFonts w:cs="Arial"/>
                <w:bCs w:val="0"/>
                <w:sz w:val="18"/>
                <w:szCs w:val="18"/>
              </w:rPr>
              <w:t>Locale Set</w:t>
            </w:r>
          </w:p>
        </w:tc>
        <w:tc>
          <w:tcPr>
            <w:tcW w:w="6425" w:type="dxa"/>
          </w:tcPr>
          <w:p w14:paraId="179F6465" w14:textId="77777777" w:rsidR="008F519A" w:rsidRDefault="008F519A"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8F519A" w:rsidRPr="00FE19EB" w14:paraId="51D74169" w14:textId="77777777" w:rsidTr="0024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6F123592" w14:textId="77777777" w:rsidR="008F519A" w:rsidRPr="0024409C" w:rsidRDefault="008F519A" w:rsidP="00691941">
            <w:pPr>
              <w:rPr>
                <w:rFonts w:cs="Arial"/>
                <w:bCs w:val="0"/>
                <w:sz w:val="18"/>
                <w:szCs w:val="18"/>
              </w:rPr>
            </w:pPr>
            <w:r w:rsidRPr="0024409C">
              <w:rPr>
                <w:rFonts w:cs="Arial"/>
                <w:bCs w:val="0"/>
                <w:sz w:val="18"/>
                <w:szCs w:val="18"/>
              </w:rPr>
              <w:t>Schema Output</w:t>
            </w:r>
          </w:p>
        </w:tc>
        <w:tc>
          <w:tcPr>
            <w:tcW w:w="6425" w:type="dxa"/>
          </w:tcPr>
          <w:p w14:paraId="289E094B" w14:textId="77777777" w:rsidR="008F519A" w:rsidRDefault="008F519A"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8F519A" w:rsidRPr="00FE19EB" w14:paraId="0755AFD9" w14:textId="77777777" w:rsidTr="00244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49F537B4" w14:textId="77777777" w:rsidR="008F519A" w:rsidRPr="0024409C" w:rsidRDefault="008F519A" w:rsidP="00691941">
            <w:pPr>
              <w:rPr>
                <w:rFonts w:cs="Arial"/>
                <w:bCs w:val="0"/>
                <w:sz w:val="18"/>
                <w:szCs w:val="18"/>
              </w:rPr>
            </w:pPr>
            <w:r w:rsidRPr="0024409C">
              <w:rPr>
                <w:rFonts w:cs="Arial"/>
                <w:bCs w:val="0"/>
                <w:sz w:val="18"/>
                <w:szCs w:val="18"/>
              </w:rPr>
              <w:t>Data Output</w:t>
            </w:r>
          </w:p>
        </w:tc>
        <w:tc>
          <w:tcPr>
            <w:tcW w:w="6425" w:type="dxa"/>
          </w:tcPr>
          <w:p w14:paraId="5F66D712" w14:textId="77777777" w:rsidR="008F519A" w:rsidRDefault="008F519A"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8F519A" w:rsidRPr="00FE19EB" w14:paraId="5B3FAF8E" w14:textId="77777777" w:rsidTr="0024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7D47D74B" w14:textId="77777777" w:rsidR="008F519A" w:rsidRPr="0024409C" w:rsidRDefault="008F519A" w:rsidP="00691941">
            <w:pPr>
              <w:rPr>
                <w:rFonts w:cs="Arial"/>
                <w:bCs w:val="0"/>
                <w:sz w:val="18"/>
                <w:szCs w:val="18"/>
              </w:rPr>
            </w:pPr>
            <w:r w:rsidRPr="0024409C">
              <w:rPr>
                <w:rFonts w:cs="Arial"/>
                <w:bCs w:val="0"/>
                <w:sz w:val="18"/>
                <w:szCs w:val="18"/>
              </w:rPr>
              <w:t xml:space="preserve">Include Replication </w:t>
            </w:r>
            <w:proofErr w:type="gramStart"/>
            <w:r w:rsidRPr="0024409C">
              <w:rPr>
                <w:rFonts w:cs="Arial"/>
                <w:bCs w:val="0"/>
                <w:sz w:val="18"/>
                <w:szCs w:val="18"/>
              </w:rPr>
              <w:t>As</w:t>
            </w:r>
            <w:proofErr w:type="gramEnd"/>
            <w:r w:rsidRPr="0024409C">
              <w:rPr>
                <w:rFonts w:cs="Arial"/>
                <w:bCs w:val="0"/>
                <w:sz w:val="18"/>
                <w:szCs w:val="18"/>
              </w:rPr>
              <w:t xml:space="preserve"> of Time Field</w:t>
            </w:r>
          </w:p>
        </w:tc>
        <w:tc>
          <w:tcPr>
            <w:tcW w:w="6425" w:type="dxa"/>
          </w:tcPr>
          <w:p w14:paraId="481B52AE" w14:textId="77777777" w:rsidR="008F519A" w:rsidRDefault="008F519A"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bl>
    <w:p w14:paraId="353ECC54" w14:textId="77777777" w:rsidR="006004E6" w:rsidRPr="00AA1FA3" w:rsidRDefault="006004E6" w:rsidP="00691941">
      <w:pPr>
        <w:pStyle w:val="BodyText"/>
      </w:pPr>
    </w:p>
    <w:p w14:paraId="45318204" w14:textId="77777777" w:rsidR="006004E6" w:rsidRDefault="008F519A" w:rsidP="00691941">
      <w:pPr>
        <w:pStyle w:val="Heading5"/>
      </w:pPr>
      <w:r>
        <w:t>&lt;Business Class&gt;</w:t>
      </w:r>
    </w:p>
    <w:tbl>
      <w:tblPr>
        <w:tblStyle w:val="LightGrid-Accent1"/>
        <w:tblW w:w="8460" w:type="dxa"/>
        <w:tblInd w:w="1548" w:type="dxa"/>
        <w:tblLook w:val="0480" w:firstRow="0" w:lastRow="0" w:firstColumn="1" w:lastColumn="0" w:noHBand="0" w:noVBand="1"/>
      </w:tblPr>
      <w:tblGrid>
        <w:gridCol w:w="2035"/>
        <w:gridCol w:w="6425"/>
      </w:tblGrid>
      <w:tr w:rsidR="008F519A" w:rsidRPr="00FE19EB" w14:paraId="45CB17D1" w14:textId="77777777" w:rsidTr="00C1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3B6C6912" w14:textId="77777777" w:rsidR="008F519A" w:rsidRPr="00C1104E" w:rsidRDefault="008F519A" w:rsidP="00691941">
            <w:pPr>
              <w:rPr>
                <w:rFonts w:cs="Arial"/>
                <w:bCs w:val="0"/>
                <w:sz w:val="18"/>
                <w:szCs w:val="18"/>
              </w:rPr>
            </w:pPr>
            <w:r w:rsidRPr="00C1104E">
              <w:rPr>
                <w:rFonts w:cs="Arial"/>
                <w:bCs w:val="0"/>
                <w:sz w:val="18"/>
                <w:szCs w:val="18"/>
              </w:rPr>
              <w:t>Replication Set</w:t>
            </w:r>
          </w:p>
        </w:tc>
        <w:tc>
          <w:tcPr>
            <w:tcW w:w="6425" w:type="dxa"/>
          </w:tcPr>
          <w:p w14:paraId="4907A829" w14:textId="77777777" w:rsidR="008F519A" w:rsidRPr="00FE19EB" w:rsidRDefault="008F519A"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8F519A" w:rsidRPr="00FE19EB" w14:paraId="1D52AB81" w14:textId="77777777" w:rsidTr="00C1104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1B5D8E7C" w14:textId="77777777" w:rsidR="008F519A" w:rsidRPr="00C1104E" w:rsidRDefault="008F519A" w:rsidP="00691941">
            <w:pPr>
              <w:rPr>
                <w:rFonts w:cs="Arial"/>
                <w:bCs w:val="0"/>
                <w:sz w:val="18"/>
                <w:szCs w:val="18"/>
              </w:rPr>
            </w:pPr>
            <w:proofErr w:type="spellStart"/>
            <w:r w:rsidRPr="00C1104E">
              <w:rPr>
                <w:rFonts w:cs="Arial"/>
                <w:bCs w:val="0"/>
                <w:sz w:val="18"/>
                <w:szCs w:val="18"/>
              </w:rPr>
              <w:t>BusinessClass</w:t>
            </w:r>
            <w:proofErr w:type="spellEnd"/>
          </w:p>
        </w:tc>
        <w:tc>
          <w:tcPr>
            <w:tcW w:w="6425" w:type="dxa"/>
          </w:tcPr>
          <w:p w14:paraId="6F2FF18D" w14:textId="77777777" w:rsidR="008F519A" w:rsidRPr="00FE19EB" w:rsidRDefault="008F519A"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8F519A" w14:paraId="604693D2" w14:textId="77777777" w:rsidTr="00C1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078A4251" w14:textId="77777777" w:rsidR="008F519A" w:rsidRPr="00C1104E" w:rsidRDefault="008F519A" w:rsidP="00691941">
            <w:pPr>
              <w:rPr>
                <w:rFonts w:cs="Arial"/>
                <w:bCs w:val="0"/>
                <w:sz w:val="18"/>
                <w:szCs w:val="18"/>
              </w:rPr>
            </w:pPr>
            <w:r w:rsidRPr="00C1104E">
              <w:rPr>
                <w:rFonts w:cs="Arial"/>
                <w:bCs w:val="0"/>
                <w:sz w:val="18"/>
                <w:szCs w:val="18"/>
              </w:rPr>
              <w:t>Delivered</w:t>
            </w:r>
          </w:p>
        </w:tc>
        <w:tc>
          <w:tcPr>
            <w:tcW w:w="6425" w:type="dxa"/>
          </w:tcPr>
          <w:p w14:paraId="5E1ED7B8" w14:textId="77777777" w:rsidR="008F519A" w:rsidRDefault="008F519A"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8F519A" w:rsidRPr="00B115D1" w14:paraId="71165ADD" w14:textId="77777777" w:rsidTr="00C1104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0EA1C14C" w14:textId="77777777" w:rsidR="008F519A" w:rsidRPr="00C1104E" w:rsidRDefault="008F519A" w:rsidP="00691941">
            <w:pPr>
              <w:rPr>
                <w:rFonts w:cs="Arial"/>
                <w:bCs w:val="0"/>
                <w:sz w:val="18"/>
                <w:szCs w:val="18"/>
              </w:rPr>
            </w:pPr>
            <w:r w:rsidRPr="00C1104E">
              <w:rPr>
                <w:rFonts w:cs="Arial"/>
                <w:bCs w:val="0"/>
                <w:sz w:val="18"/>
                <w:szCs w:val="18"/>
              </w:rPr>
              <w:t>Replicate Class</w:t>
            </w:r>
          </w:p>
        </w:tc>
        <w:tc>
          <w:tcPr>
            <w:tcW w:w="6425" w:type="dxa"/>
          </w:tcPr>
          <w:p w14:paraId="6E814A90" w14:textId="77777777" w:rsidR="008F519A" w:rsidRPr="00B115D1" w:rsidRDefault="008F519A"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8F519A" w14:paraId="1290C504" w14:textId="77777777" w:rsidTr="00C1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01A8C780" w14:textId="77777777" w:rsidR="008F519A" w:rsidRPr="00C1104E" w:rsidRDefault="008F519A" w:rsidP="00691941">
            <w:pPr>
              <w:rPr>
                <w:rFonts w:cs="Arial"/>
                <w:bCs w:val="0"/>
                <w:sz w:val="18"/>
                <w:szCs w:val="18"/>
              </w:rPr>
            </w:pPr>
            <w:r w:rsidRPr="00C1104E">
              <w:rPr>
                <w:rFonts w:cs="Arial"/>
                <w:bCs w:val="0"/>
                <w:sz w:val="18"/>
                <w:szCs w:val="18"/>
              </w:rPr>
              <w:t>Disable Incremental Replication</w:t>
            </w:r>
          </w:p>
        </w:tc>
        <w:tc>
          <w:tcPr>
            <w:tcW w:w="6425" w:type="dxa"/>
          </w:tcPr>
          <w:p w14:paraId="42FA2CAD" w14:textId="77777777" w:rsidR="008F519A" w:rsidRDefault="008F519A"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8F519A" w14:paraId="507D8898" w14:textId="77777777" w:rsidTr="00C1104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56E2D310" w14:textId="77777777" w:rsidR="008F519A" w:rsidRPr="00C1104E" w:rsidRDefault="008F519A" w:rsidP="00691941">
            <w:pPr>
              <w:rPr>
                <w:rFonts w:cs="Arial"/>
                <w:bCs w:val="0"/>
                <w:sz w:val="18"/>
                <w:szCs w:val="18"/>
              </w:rPr>
            </w:pPr>
            <w:r w:rsidRPr="00C1104E">
              <w:rPr>
                <w:rFonts w:cs="Arial"/>
                <w:bCs w:val="0"/>
                <w:sz w:val="18"/>
                <w:szCs w:val="18"/>
              </w:rPr>
              <w:t>Data to Extract</w:t>
            </w:r>
          </w:p>
        </w:tc>
        <w:tc>
          <w:tcPr>
            <w:tcW w:w="6425" w:type="dxa"/>
          </w:tcPr>
          <w:p w14:paraId="56C7F7E2" w14:textId="77777777" w:rsidR="008F519A" w:rsidRDefault="008F519A"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8F519A" w14:paraId="2C364D0F" w14:textId="77777777" w:rsidTr="00C1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14:paraId="7AEE13D8" w14:textId="77777777" w:rsidR="008F519A" w:rsidRPr="00C1104E" w:rsidRDefault="008F519A" w:rsidP="00691941">
            <w:pPr>
              <w:rPr>
                <w:rFonts w:cs="Arial"/>
                <w:bCs w:val="0"/>
                <w:sz w:val="18"/>
                <w:szCs w:val="18"/>
              </w:rPr>
            </w:pPr>
            <w:r w:rsidRPr="00C1104E">
              <w:rPr>
                <w:rFonts w:cs="Arial"/>
                <w:bCs w:val="0"/>
                <w:sz w:val="18"/>
                <w:szCs w:val="18"/>
              </w:rPr>
              <w:t>Condition</w:t>
            </w:r>
          </w:p>
        </w:tc>
        <w:tc>
          <w:tcPr>
            <w:tcW w:w="6425" w:type="dxa"/>
          </w:tcPr>
          <w:p w14:paraId="1A7C4380" w14:textId="77777777" w:rsidR="008F519A" w:rsidRDefault="008F519A"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bl>
    <w:p w14:paraId="107DF885" w14:textId="6BC272F5" w:rsidR="00E7538C" w:rsidRDefault="00E7538C" w:rsidP="00691941">
      <w:pPr>
        <w:pStyle w:val="BodyText"/>
      </w:pPr>
    </w:p>
    <w:p w14:paraId="1DC1178B" w14:textId="24DD9D6D" w:rsidR="00E7538C" w:rsidRPr="00E7538C" w:rsidRDefault="00E7538C" w:rsidP="00691941">
      <w:pPr>
        <w:pStyle w:val="BodyText"/>
        <w:keepNext/>
        <w:rPr>
          <w:b/>
          <w:bCs/>
        </w:rPr>
      </w:pPr>
      <w:r w:rsidRPr="00E7538C">
        <w:rPr>
          <w:b/>
          <w:bCs/>
        </w:rPr>
        <w:t>Fields</w:t>
      </w:r>
    </w:p>
    <w:tbl>
      <w:tblPr>
        <w:tblStyle w:val="LightGrid-Accent1"/>
        <w:tblW w:w="8467" w:type="dxa"/>
        <w:tblInd w:w="1520" w:type="dxa"/>
        <w:tblLayout w:type="fixed"/>
        <w:tblLook w:val="04A0" w:firstRow="1" w:lastRow="0" w:firstColumn="1" w:lastColumn="0" w:noHBand="0" w:noVBand="1"/>
      </w:tblPr>
      <w:tblGrid>
        <w:gridCol w:w="2070"/>
        <w:gridCol w:w="2700"/>
        <w:gridCol w:w="1170"/>
        <w:gridCol w:w="1101"/>
        <w:gridCol w:w="1426"/>
      </w:tblGrid>
      <w:tr w:rsidR="008F519A" w:rsidRPr="00FE19EB" w14:paraId="12621B79" w14:textId="77777777" w:rsidTr="008F519A">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070" w:type="dxa"/>
          </w:tcPr>
          <w:p w14:paraId="566085D4" w14:textId="77777777" w:rsidR="00E7538C" w:rsidRDefault="00E7538C" w:rsidP="00691941">
            <w:pPr>
              <w:rPr>
                <w:rFonts w:cs="Arial"/>
                <w:b w:val="0"/>
                <w:bCs w:val="0"/>
                <w:sz w:val="18"/>
                <w:szCs w:val="18"/>
              </w:rPr>
            </w:pPr>
          </w:p>
          <w:p w14:paraId="31B19ED3" w14:textId="6C38B40F" w:rsidR="008F519A" w:rsidRPr="00FE19EB" w:rsidRDefault="008F519A" w:rsidP="00691941">
            <w:pPr>
              <w:rPr>
                <w:rFonts w:cs="Arial"/>
                <w:sz w:val="18"/>
                <w:szCs w:val="18"/>
              </w:rPr>
            </w:pPr>
            <w:r>
              <w:rPr>
                <w:rFonts w:cs="Arial"/>
                <w:sz w:val="18"/>
                <w:szCs w:val="18"/>
              </w:rPr>
              <w:t>Field</w:t>
            </w:r>
          </w:p>
        </w:tc>
        <w:tc>
          <w:tcPr>
            <w:tcW w:w="2700" w:type="dxa"/>
          </w:tcPr>
          <w:p w14:paraId="0626DFB2" w14:textId="77777777" w:rsidR="008F519A" w:rsidRPr="009F169E" w:rsidRDefault="008F519A" w:rsidP="00691941">
            <w:pPr>
              <w:cnfStyle w:val="100000000000" w:firstRow="1" w:lastRow="0" w:firstColumn="0" w:lastColumn="0" w:oddVBand="0" w:evenVBand="0" w:oddHBand="0" w:evenHBand="0" w:firstRowFirstColumn="0" w:firstRowLastColumn="0" w:lastRowFirstColumn="0" w:lastRowLastColumn="0"/>
              <w:rPr>
                <w:rFonts w:cs="Arial"/>
                <w:bCs w:val="0"/>
                <w:sz w:val="18"/>
                <w:szCs w:val="18"/>
              </w:rPr>
            </w:pPr>
            <w:r w:rsidRPr="009F169E">
              <w:rPr>
                <w:rFonts w:cs="Arial"/>
                <w:sz w:val="18"/>
                <w:szCs w:val="18"/>
              </w:rPr>
              <w:t>Replicate Name</w:t>
            </w:r>
          </w:p>
        </w:tc>
        <w:tc>
          <w:tcPr>
            <w:tcW w:w="1170" w:type="dxa"/>
          </w:tcPr>
          <w:p w14:paraId="1C605761" w14:textId="77777777" w:rsidR="008F519A" w:rsidRPr="009F169E" w:rsidRDefault="008F519A" w:rsidP="00691941">
            <w:pPr>
              <w:cnfStyle w:val="100000000000" w:firstRow="1" w:lastRow="0" w:firstColumn="0" w:lastColumn="0" w:oddVBand="0" w:evenVBand="0" w:oddHBand="0" w:evenHBand="0" w:firstRowFirstColumn="0" w:firstRowLastColumn="0" w:lastRowFirstColumn="0" w:lastRowLastColumn="0"/>
              <w:rPr>
                <w:rFonts w:cs="Arial"/>
                <w:bCs w:val="0"/>
                <w:sz w:val="18"/>
                <w:szCs w:val="18"/>
              </w:rPr>
            </w:pPr>
            <w:r w:rsidRPr="009F169E">
              <w:rPr>
                <w:rFonts w:cs="Arial"/>
                <w:bCs w:val="0"/>
                <w:sz w:val="18"/>
                <w:szCs w:val="18"/>
              </w:rPr>
              <w:t>Resident</w:t>
            </w:r>
          </w:p>
        </w:tc>
        <w:tc>
          <w:tcPr>
            <w:tcW w:w="1101" w:type="dxa"/>
          </w:tcPr>
          <w:p w14:paraId="3704E20E" w14:textId="77777777" w:rsidR="008F519A" w:rsidRPr="009F169E" w:rsidRDefault="008F519A" w:rsidP="00691941">
            <w:pPr>
              <w:cnfStyle w:val="100000000000" w:firstRow="1" w:lastRow="0" w:firstColumn="0" w:lastColumn="0" w:oddVBand="0" w:evenVBand="0" w:oddHBand="0" w:evenHBand="0" w:firstRowFirstColumn="0" w:firstRowLastColumn="0" w:lastRowFirstColumn="0" w:lastRowLastColumn="0"/>
              <w:rPr>
                <w:rFonts w:cs="Arial"/>
                <w:bCs w:val="0"/>
                <w:sz w:val="18"/>
                <w:szCs w:val="18"/>
              </w:rPr>
            </w:pPr>
            <w:proofErr w:type="spellStart"/>
            <w:r w:rsidRPr="009F169E">
              <w:rPr>
                <w:rFonts w:cs="Arial"/>
                <w:bCs w:val="0"/>
                <w:sz w:val="18"/>
                <w:szCs w:val="18"/>
              </w:rPr>
              <w:t>UserField</w:t>
            </w:r>
            <w:proofErr w:type="spellEnd"/>
          </w:p>
        </w:tc>
        <w:tc>
          <w:tcPr>
            <w:tcW w:w="1426" w:type="dxa"/>
          </w:tcPr>
          <w:p w14:paraId="5161074E" w14:textId="77777777" w:rsidR="008F519A" w:rsidRPr="009F169E" w:rsidRDefault="008F519A"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9F169E">
              <w:rPr>
                <w:rFonts w:cs="Arial"/>
                <w:sz w:val="18"/>
                <w:szCs w:val="18"/>
              </w:rPr>
              <w:t>Type</w:t>
            </w:r>
          </w:p>
        </w:tc>
      </w:tr>
      <w:tr w:rsidR="008F519A" w:rsidRPr="00FE19EB" w14:paraId="67CE967C" w14:textId="77777777" w:rsidTr="008F519A">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2070" w:type="dxa"/>
          </w:tcPr>
          <w:p w14:paraId="58C4A628" w14:textId="77777777" w:rsidR="008F519A" w:rsidRPr="009F169E" w:rsidRDefault="008F519A" w:rsidP="00691941">
            <w:pPr>
              <w:rPr>
                <w:rFonts w:cs="Arial"/>
                <w:b w:val="0"/>
                <w:sz w:val="18"/>
                <w:szCs w:val="18"/>
              </w:rPr>
            </w:pPr>
          </w:p>
        </w:tc>
        <w:tc>
          <w:tcPr>
            <w:tcW w:w="2700" w:type="dxa"/>
          </w:tcPr>
          <w:p w14:paraId="0B272506" w14:textId="77777777" w:rsidR="008F519A" w:rsidRPr="009F169E" w:rsidRDefault="008F519A"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170" w:type="dxa"/>
          </w:tcPr>
          <w:p w14:paraId="77C41E82" w14:textId="77777777" w:rsidR="008F519A" w:rsidRPr="009F169E" w:rsidRDefault="008F519A" w:rsidP="00691941">
            <w:pPr>
              <w:cnfStyle w:val="000000100000" w:firstRow="0" w:lastRow="0" w:firstColumn="0" w:lastColumn="0" w:oddVBand="0" w:evenVBand="0" w:oddHBand="1" w:evenHBand="0" w:firstRowFirstColumn="0" w:firstRowLastColumn="0" w:lastRowFirstColumn="0" w:lastRowLastColumn="0"/>
              <w:rPr>
                <w:rFonts w:cs="Arial"/>
                <w:bCs/>
                <w:sz w:val="18"/>
                <w:szCs w:val="18"/>
              </w:rPr>
            </w:pPr>
          </w:p>
        </w:tc>
        <w:tc>
          <w:tcPr>
            <w:tcW w:w="1101" w:type="dxa"/>
          </w:tcPr>
          <w:p w14:paraId="39D35E6F" w14:textId="77777777" w:rsidR="008F519A" w:rsidRPr="009F169E" w:rsidRDefault="008F519A" w:rsidP="00691941">
            <w:pPr>
              <w:cnfStyle w:val="000000100000" w:firstRow="0" w:lastRow="0" w:firstColumn="0" w:lastColumn="0" w:oddVBand="0" w:evenVBand="0" w:oddHBand="1" w:evenHBand="0" w:firstRowFirstColumn="0" w:firstRowLastColumn="0" w:lastRowFirstColumn="0" w:lastRowLastColumn="0"/>
              <w:rPr>
                <w:rFonts w:cs="Arial"/>
                <w:bCs/>
                <w:sz w:val="18"/>
                <w:szCs w:val="18"/>
              </w:rPr>
            </w:pPr>
          </w:p>
        </w:tc>
        <w:tc>
          <w:tcPr>
            <w:tcW w:w="1426" w:type="dxa"/>
          </w:tcPr>
          <w:p w14:paraId="7CDA8FE1" w14:textId="77777777" w:rsidR="008F519A" w:rsidRPr="009F169E" w:rsidRDefault="008F519A"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8F519A" w:rsidRPr="00FE19EB" w14:paraId="6B5EC5D4" w14:textId="77777777" w:rsidTr="008F519A">
        <w:trPr>
          <w:cnfStyle w:val="000000010000" w:firstRow="0" w:lastRow="0" w:firstColumn="0" w:lastColumn="0" w:oddVBand="0" w:evenVBand="0" w:oddHBand="0" w:evenHBand="1"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2070" w:type="dxa"/>
          </w:tcPr>
          <w:p w14:paraId="7B6FF4AD" w14:textId="77777777" w:rsidR="008F519A" w:rsidRPr="009F169E" w:rsidRDefault="008F519A" w:rsidP="00691941">
            <w:pPr>
              <w:rPr>
                <w:rFonts w:cs="Arial"/>
                <w:b w:val="0"/>
                <w:sz w:val="18"/>
                <w:szCs w:val="18"/>
              </w:rPr>
            </w:pPr>
          </w:p>
        </w:tc>
        <w:tc>
          <w:tcPr>
            <w:tcW w:w="2700" w:type="dxa"/>
          </w:tcPr>
          <w:p w14:paraId="110A84B1" w14:textId="77777777" w:rsidR="008F519A" w:rsidRPr="009F169E" w:rsidRDefault="008F519A"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1170" w:type="dxa"/>
          </w:tcPr>
          <w:p w14:paraId="5B9126E2" w14:textId="77777777" w:rsidR="008F519A" w:rsidRPr="009F169E" w:rsidRDefault="008F519A" w:rsidP="00691941">
            <w:pPr>
              <w:cnfStyle w:val="000000010000" w:firstRow="0" w:lastRow="0" w:firstColumn="0" w:lastColumn="0" w:oddVBand="0" w:evenVBand="0" w:oddHBand="0" w:evenHBand="1" w:firstRowFirstColumn="0" w:firstRowLastColumn="0" w:lastRowFirstColumn="0" w:lastRowLastColumn="0"/>
              <w:rPr>
                <w:rFonts w:cs="Arial"/>
                <w:bCs/>
                <w:sz w:val="18"/>
                <w:szCs w:val="18"/>
              </w:rPr>
            </w:pPr>
          </w:p>
        </w:tc>
        <w:tc>
          <w:tcPr>
            <w:tcW w:w="1101" w:type="dxa"/>
          </w:tcPr>
          <w:p w14:paraId="6A8D88DC" w14:textId="77777777" w:rsidR="008F519A" w:rsidRPr="009F169E" w:rsidRDefault="008F519A" w:rsidP="00691941">
            <w:pPr>
              <w:cnfStyle w:val="000000010000" w:firstRow="0" w:lastRow="0" w:firstColumn="0" w:lastColumn="0" w:oddVBand="0" w:evenVBand="0" w:oddHBand="0" w:evenHBand="1" w:firstRowFirstColumn="0" w:firstRowLastColumn="0" w:lastRowFirstColumn="0" w:lastRowLastColumn="0"/>
              <w:rPr>
                <w:rFonts w:cs="Arial"/>
                <w:bCs/>
                <w:sz w:val="18"/>
                <w:szCs w:val="18"/>
              </w:rPr>
            </w:pPr>
          </w:p>
        </w:tc>
        <w:tc>
          <w:tcPr>
            <w:tcW w:w="1426" w:type="dxa"/>
          </w:tcPr>
          <w:p w14:paraId="52C85B2E" w14:textId="77777777" w:rsidR="008F519A" w:rsidRPr="009F169E" w:rsidRDefault="008F519A"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bl>
    <w:p w14:paraId="2DD85937" w14:textId="77777777" w:rsidR="006004E6" w:rsidRPr="008F519A" w:rsidRDefault="006004E6" w:rsidP="00691941">
      <w:pPr>
        <w:pStyle w:val="BodyText"/>
      </w:pPr>
    </w:p>
    <w:p w14:paraId="31294B7E" w14:textId="77777777" w:rsidR="006D73F7" w:rsidRPr="00427052" w:rsidRDefault="006D73F7" w:rsidP="00691941">
      <w:pPr>
        <w:pStyle w:val="Heading3"/>
      </w:pPr>
      <w:bookmarkStart w:id="58" w:name="_Toc105005178"/>
      <w:r>
        <w:t>Security Configuration</w:t>
      </w:r>
      <w:bookmarkEnd w:id="58"/>
    </w:p>
    <w:p w14:paraId="18420122" w14:textId="77777777" w:rsidR="006D73F7" w:rsidRDefault="006D73F7" w:rsidP="00691941">
      <w:pPr>
        <w:pStyle w:val="BodyText"/>
      </w:pPr>
    </w:p>
    <w:p w14:paraId="37323F75" w14:textId="49B4F485" w:rsidR="006D73F7" w:rsidRDefault="006D73F7" w:rsidP="00691941">
      <w:pPr>
        <w:pStyle w:val="Heading4"/>
      </w:pPr>
      <w:r>
        <w:t>Security Class</w:t>
      </w:r>
    </w:p>
    <w:p w14:paraId="3E157FF0" w14:textId="77777777" w:rsidR="00EA045C" w:rsidRPr="00EA045C" w:rsidRDefault="00EA045C" w:rsidP="00691941">
      <w:pPr>
        <w:pStyle w:val="BodyText"/>
      </w:pPr>
    </w:p>
    <w:p w14:paraId="1DB937A2" w14:textId="77777777" w:rsidR="006D73F7" w:rsidRDefault="006D73F7" w:rsidP="00691941">
      <w:pPr>
        <w:pStyle w:val="Heading5"/>
      </w:pPr>
      <w:r>
        <w:t>&lt;Security Class&gt; (based on &lt;Security Class&gt;)</w:t>
      </w:r>
    </w:p>
    <w:tbl>
      <w:tblPr>
        <w:tblStyle w:val="LightGrid-Accent1"/>
        <w:tblW w:w="8460" w:type="dxa"/>
        <w:tblInd w:w="1548" w:type="dxa"/>
        <w:tblLook w:val="04A0" w:firstRow="1" w:lastRow="0" w:firstColumn="1" w:lastColumn="0" w:noHBand="0" w:noVBand="1"/>
      </w:tblPr>
      <w:tblGrid>
        <w:gridCol w:w="1800"/>
        <w:gridCol w:w="2672"/>
        <w:gridCol w:w="3988"/>
      </w:tblGrid>
      <w:tr w:rsidR="006D73F7" w:rsidRPr="00FE19EB" w14:paraId="49825F04"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800" w:type="dxa"/>
          </w:tcPr>
          <w:p w14:paraId="65980A4E" w14:textId="77777777" w:rsidR="006D73F7" w:rsidRPr="00FE19EB" w:rsidRDefault="006D73F7" w:rsidP="00691941">
            <w:pPr>
              <w:rPr>
                <w:rFonts w:cs="Arial"/>
                <w:sz w:val="18"/>
                <w:szCs w:val="18"/>
              </w:rPr>
            </w:pPr>
            <w:r>
              <w:rPr>
                <w:rFonts w:cs="Arial"/>
                <w:sz w:val="18"/>
                <w:szCs w:val="18"/>
              </w:rPr>
              <w:t>Component</w:t>
            </w:r>
          </w:p>
        </w:tc>
        <w:tc>
          <w:tcPr>
            <w:tcW w:w="2672" w:type="dxa"/>
          </w:tcPr>
          <w:p w14:paraId="14D044FB" w14:textId="77777777" w:rsidR="006D73F7" w:rsidRPr="00FE19EB" w:rsidRDefault="006D73F7"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Name</w:t>
            </w:r>
          </w:p>
        </w:tc>
        <w:tc>
          <w:tcPr>
            <w:tcW w:w="3988" w:type="dxa"/>
          </w:tcPr>
          <w:p w14:paraId="14F30137" w14:textId="77777777" w:rsidR="006D73F7" w:rsidRPr="00FE19EB" w:rsidRDefault="006D73F7"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Rule</w:t>
            </w:r>
          </w:p>
        </w:tc>
      </w:tr>
      <w:tr w:rsidR="006D73F7" w:rsidRPr="00FE19EB" w14:paraId="4B415B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983F399" w14:textId="77777777" w:rsidR="006D73F7" w:rsidRPr="00FE19EB" w:rsidRDefault="006D73F7" w:rsidP="00691941">
            <w:pPr>
              <w:rPr>
                <w:rFonts w:cs="Arial"/>
                <w:b w:val="0"/>
                <w:sz w:val="18"/>
                <w:szCs w:val="18"/>
              </w:rPr>
            </w:pPr>
            <w:r>
              <w:rPr>
                <w:rFonts w:cs="Arial"/>
                <w:b w:val="0"/>
                <w:sz w:val="18"/>
                <w:szCs w:val="18"/>
              </w:rPr>
              <w:t>Business Class</w:t>
            </w:r>
          </w:p>
        </w:tc>
        <w:tc>
          <w:tcPr>
            <w:tcW w:w="2672" w:type="dxa"/>
          </w:tcPr>
          <w:p w14:paraId="4624F193" w14:textId="77777777" w:rsidR="006D73F7" w:rsidRPr="00FE19EB" w:rsidRDefault="006D73F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&lt;Business Class&gt;</w:t>
            </w:r>
          </w:p>
        </w:tc>
        <w:tc>
          <w:tcPr>
            <w:tcW w:w="3988" w:type="dxa"/>
          </w:tcPr>
          <w:p w14:paraId="125468B3" w14:textId="77777777" w:rsidR="006D73F7" w:rsidRPr="00FE19EB" w:rsidRDefault="006D73F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6D73F7" w:rsidRPr="00FE19EB" w14:paraId="1510356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56A45A5" w14:textId="77777777" w:rsidR="006D73F7" w:rsidRPr="00FE19EB" w:rsidRDefault="006D73F7" w:rsidP="00691941">
            <w:pPr>
              <w:rPr>
                <w:rFonts w:cs="Arial"/>
                <w:b w:val="0"/>
                <w:sz w:val="18"/>
                <w:szCs w:val="18"/>
              </w:rPr>
            </w:pPr>
            <w:r>
              <w:rPr>
                <w:rFonts w:cs="Arial"/>
                <w:b w:val="0"/>
                <w:sz w:val="18"/>
                <w:szCs w:val="18"/>
              </w:rPr>
              <w:t>Field</w:t>
            </w:r>
          </w:p>
        </w:tc>
        <w:tc>
          <w:tcPr>
            <w:tcW w:w="2672" w:type="dxa"/>
          </w:tcPr>
          <w:p w14:paraId="78FEA3CE" w14:textId="77777777" w:rsidR="006D73F7" w:rsidRPr="00FE19EB" w:rsidRDefault="006D73F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&lt;Business Class</w:t>
            </w:r>
            <w:proofErr w:type="gramStart"/>
            <w:r>
              <w:rPr>
                <w:rFonts w:cs="Arial"/>
                <w:sz w:val="18"/>
                <w:szCs w:val="18"/>
              </w:rPr>
              <w:t>&gt;.&lt;</w:t>
            </w:r>
            <w:proofErr w:type="gramEnd"/>
            <w:r>
              <w:rPr>
                <w:rFonts w:cs="Arial"/>
                <w:sz w:val="18"/>
                <w:szCs w:val="18"/>
              </w:rPr>
              <w:t>Field&gt;</w:t>
            </w:r>
          </w:p>
        </w:tc>
        <w:tc>
          <w:tcPr>
            <w:tcW w:w="3988" w:type="dxa"/>
          </w:tcPr>
          <w:p w14:paraId="5BDF0002" w14:textId="77777777" w:rsidR="006D73F7" w:rsidRPr="00FE19EB" w:rsidRDefault="006D73F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6D73F7" w:rsidRPr="00FE19EB" w14:paraId="250EB5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9DD80BE" w14:textId="77777777" w:rsidR="006D73F7" w:rsidRPr="00806D6F" w:rsidRDefault="006D73F7" w:rsidP="00691941">
            <w:pPr>
              <w:rPr>
                <w:rFonts w:cs="Arial"/>
                <w:b w:val="0"/>
                <w:bCs w:val="0"/>
                <w:sz w:val="18"/>
                <w:szCs w:val="18"/>
              </w:rPr>
            </w:pPr>
            <w:r w:rsidRPr="00806D6F">
              <w:rPr>
                <w:rFonts w:cs="Arial"/>
                <w:b w:val="0"/>
                <w:bCs w:val="0"/>
                <w:sz w:val="18"/>
                <w:szCs w:val="18"/>
              </w:rPr>
              <w:t>Menu</w:t>
            </w:r>
            <w:r>
              <w:rPr>
                <w:rFonts w:cs="Arial"/>
                <w:b w:val="0"/>
                <w:bCs w:val="0"/>
                <w:sz w:val="18"/>
                <w:szCs w:val="18"/>
              </w:rPr>
              <w:t xml:space="preserve"> Item</w:t>
            </w:r>
          </w:p>
        </w:tc>
        <w:tc>
          <w:tcPr>
            <w:tcW w:w="2672" w:type="dxa"/>
          </w:tcPr>
          <w:p w14:paraId="31A0C813" w14:textId="77777777" w:rsidR="006D73F7" w:rsidRDefault="006D73F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&lt;Menu</w:t>
            </w:r>
            <w:proofErr w:type="gramStart"/>
            <w:r>
              <w:rPr>
                <w:rFonts w:cs="Arial"/>
                <w:sz w:val="18"/>
                <w:szCs w:val="18"/>
              </w:rPr>
              <w:t>&gt;.&lt;</w:t>
            </w:r>
            <w:proofErr w:type="gramEnd"/>
            <w:r>
              <w:rPr>
                <w:rFonts w:cs="Arial"/>
                <w:sz w:val="18"/>
                <w:szCs w:val="18"/>
              </w:rPr>
              <w:t>Menu Item&gt;</w:t>
            </w:r>
          </w:p>
        </w:tc>
        <w:tc>
          <w:tcPr>
            <w:tcW w:w="3988" w:type="dxa"/>
          </w:tcPr>
          <w:p w14:paraId="00284C96" w14:textId="77777777" w:rsidR="006D73F7" w:rsidRPr="00FE19EB" w:rsidRDefault="006D73F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bl>
    <w:p w14:paraId="4047E4B8" w14:textId="77777777" w:rsidR="006D73F7" w:rsidRDefault="006D73F7" w:rsidP="00691941">
      <w:pPr>
        <w:pStyle w:val="BodyText"/>
      </w:pPr>
    </w:p>
    <w:p w14:paraId="211E4960" w14:textId="70FAB6E4" w:rsidR="006D73F7" w:rsidRDefault="006D73F7" w:rsidP="00691941">
      <w:pPr>
        <w:pStyle w:val="Heading4"/>
      </w:pPr>
      <w:r>
        <w:t>Security Role</w:t>
      </w:r>
    </w:p>
    <w:p w14:paraId="5D473C84" w14:textId="77777777" w:rsidR="00EA045C" w:rsidRPr="00EA045C" w:rsidRDefault="00EA045C" w:rsidP="00691941">
      <w:pPr>
        <w:pStyle w:val="BodyText"/>
      </w:pPr>
    </w:p>
    <w:p w14:paraId="21F1BC3F" w14:textId="77777777" w:rsidR="006D73F7" w:rsidRDefault="006D73F7" w:rsidP="00691941">
      <w:pPr>
        <w:pStyle w:val="Heading5"/>
      </w:pPr>
      <w:r>
        <w:t>&lt;Security Role&gt; (based on &lt;Security Role&gt;)</w:t>
      </w:r>
    </w:p>
    <w:tbl>
      <w:tblPr>
        <w:tblStyle w:val="LightGrid-Accent1"/>
        <w:tblW w:w="8460" w:type="dxa"/>
        <w:tblInd w:w="1548" w:type="dxa"/>
        <w:tblLook w:val="04A0" w:firstRow="1" w:lastRow="0" w:firstColumn="1" w:lastColumn="0" w:noHBand="0" w:noVBand="1"/>
      </w:tblPr>
      <w:tblGrid>
        <w:gridCol w:w="3122"/>
        <w:gridCol w:w="5338"/>
      </w:tblGrid>
      <w:tr w:rsidR="006D73F7" w:rsidRPr="00FE19EB" w14:paraId="2C4F1D60"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122" w:type="dxa"/>
          </w:tcPr>
          <w:p w14:paraId="51CF8498" w14:textId="77777777" w:rsidR="006D73F7" w:rsidRPr="00E55F61" w:rsidRDefault="006D73F7" w:rsidP="00691941">
            <w:pPr>
              <w:rPr>
                <w:rFonts w:cs="Arial"/>
                <w:b w:val="0"/>
                <w:bCs w:val="0"/>
                <w:sz w:val="18"/>
                <w:szCs w:val="18"/>
              </w:rPr>
            </w:pPr>
            <w:r>
              <w:rPr>
                <w:rFonts w:cs="Arial"/>
                <w:sz w:val="18"/>
                <w:szCs w:val="18"/>
              </w:rPr>
              <w:t>Data Area</w:t>
            </w:r>
          </w:p>
        </w:tc>
        <w:tc>
          <w:tcPr>
            <w:tcW w:w="5338" w:type="dxa"/>
          </w:tcPr>
          <w:p w14:paraId="211E8E8B" w14:textId="77777777" w:rsidR="006D73F7" w:rsidRPr="00FE19EB" w:rsidRDefault="006D73F7"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Assigned Security Class</w:t>
            </w:r>
          </w:p>
        </w:tc>
      </w:tr>
      <w:tr w:rsidR="006D73F7" w:rsidRPr="00FE19EB" w14:paraId="48FBD7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2" w:type="dxa"/>
          </w:tcPr>
          <w:p w14:paraId="7226AC29" w14:textId="77777777" w:rsidR="006D73F7" w:rsidRPr="00FE19EB" w:rsidRDefault="006D73F7" w:rsidP="00691941">
            <w:pPr>
              <w:rPr>
                <w:rFonts w:cs="Arial"/>
                <w:sz w:val="18"/>
                <w:szCs w:val="18"/>
              </w:rPr>
            </w:pPr>
          </w:p>
        </w:tc>
        <w:tc>
          <w:tcPr>
            <w:tcW w:w="5338" w:type="dxa"/>
          </w:tcPr>
          <w:p w14:paraId="50A79B40" w14:textId="77777777" w:rsidR="006D73F7" w:rsidRPr="00FE19EB" w:rsidRDefault="006D73F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6D73F7" w:rsidRPr="00FE19EB" w14:paraId="70EA948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2" w:type="dxa"/>
          </w:tcPr>
          <w:p w14:paraId="00971AE8" w14:textId="77777777" w:rsidR="006D73F7" w:rsidRPr="00FE19EB" w:rsidRDefault="006D73F7" w:rsidP="00691941">
            <w:pPr>
              <w:rPr>
                <w:rFonts w:cs="Arial"/>
                <w:sz w:val="18"/>
                <w:szCs w:val="18"/>
              </w:rPr>
            </w:pPr>
          </w:p>
        </w:tc>
        <w:tc>
          <w:tcPr>
            <w:tcW w:w="5338" w:type="dxa"/>
          </w:tcPr>
          <w:p w14:paraId="3FEFE32A" w14:textId="77777777" w:rsidR="006D73F7" w:rsidRPr="00FE19EB" w:rsidRDefault="006D73F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bl>
    <w:p w14:paraId="7250F547" w14:textId="77777777" w:rsidR="006D73F7" w:rsidRDefault="006D73F7" w:rsidP="00691941">
      <w:pPr>
        <w:pStyle w:val="BodyText"/>
      </w:pPr>
    </w:p>
    <w:p w14:paraId="5FE36EEA" w14:textId="77777777" w:rsidR="00191059" w:rsidRDefault="00191059" w:rsidP="00691941">
      <w:pPr>
        <w:pStyle w:val="Heading3"/>
      </w:pPr>
      <w:bookmarkStart w:id="59" w:name="_Toc105005179"/>
      <w:r>
        <w:t>Reports Configuration</w:t>
      </w:r>
      <w:bookmarkEnd w:id="59"/>
    </w:p>
    <w:p w14:paraId="611D9CB2" w14:textId="77777777" w:rsidR="00191059" w:rsidRPr="00A10364" w:rsidRDefault="00191059" w:rsidP="00691941">
      <w:pPr>
        <w:pStyle w:val="BodyText"/>
      </w:pPr>
    </w:p>
    <w:p w14:paraId="5ABD3CCC" w14:textId="77777777" w:rsidR="00191059" w:rsidRDefault="00CA33AA" w:rsidP="00691941">
      <w:pPr>
        <w:pStyle w:val="Heading4"/>
      </w:pPr>
      <w:r>
        <w:t>&lt;Report Name&gt;</w:t>
      </w:r>
    </w:p>
    <w:p w14:paraId="26E3D27B" w14:textId="77777777" w:rsidR="00F0447F" w:rsidRDefault="00F0447F" w:rsidP="00691941">
      <w:pPr>
        <w:pStyle w:val="Heading5"/>
      </w:pPr>
      <w:r>
        <w:t>Column Mapping</w:t>
      </w:r>
    </w:p>
    <w:p w14:paraId="0D0E86D6" w14:textId="77777777" w:rsidR="00F0447F" w:rsidRDefault="00F0447F" w:rsidP="00691941">
      <w:pPr>
        <w:pStyle w:val="BodyText"/>
      </w:pPr>
      <w:r>
        <w:t>&lt;List of columns and their corresponding Business Class/Dimension/Measure/Attribute equivalent&gt;</w:t>
      </w:r>
    </w:p>
    <w:p w14:paraId="01578488" w14:textId="77777777" w:rsidR="00F0447F" w:rsidRPr="00A10364" w:rsidRDefault="00F0447F" w:rsidP="00691941">
      <w:pPr>
        <w:pStyle w:val="BodyText"/>
      </w:pPr>
    </w:p>
    <w:p w14:paraId="1583FF25" w14:textId="055EE9AA" w:rsidR="00F0447F" w:rsidRPr="009D47D5" w:rsidRDefault="00F0447F" w:rsidP="00691941">
      <w:pPr>
        <w:pStyle w:val="Heading5"/>
      </w:pPr>
      <w:r>
        <w:t xml:space="preserve">Selection </w:t>
      </w:r>
      <w:r w:rsidR="001A354A">
        <w:t>C</w:t>
      </w:r>
      <w:r>
        <w:t>riteria</w:t>
      </w:r>
    </w:p>
    <w:p w14:paraId="03DFE897" w14:textId="77777777" w:rsidR="00F0447F" w:rsidRDefault="00F0447F" w:rsidP="00691941">
      <w:pPr>
        <w:pStyle w:val="BodyText"/>
      </w:pPr>
      <w:r>
        <w:t>&lt;Data filters&gt;</w:t>
      </w:r>
    </w:p>
    <w:p w14:paraId="3FEAA609" w14:textId="77777777" w:rsidR="00F0447F" w:rsidRPr="00A10364" w:rsidRDefault="00F0447F" w:rsidP="00691941">
      <w:pPr>
        <w:pStyle w:val="BodyText"/>
      </w:pPr>
    </w:p>
    <w:p w14:paraId="27F079CE" w14:textId="77777777" w:rsidR="00F0447F" w:rsidRDefault="00F0447F" w:rsidP="00691941">
      <w:pPr>
        <w:pStyle w:val="Heading5"/>
      </w:pPr>
      <w:r>
        <w:t>Security</w:t>
      </w:r>
    </w:p>
    <w:p w14:paraId="4F7D9D6A" w14:textId="77777777" w:rsidR="00F0447F" w:rsidRDefault="00F0447F" w:rsidP="00691941">
      <w:pPr>
        <w:pStyle w:val="BodyText"/>
      </w:pPr>
      <w:r>
        <w:t>&lt;Describe any security requirements or exceptions&gt;</w:t>
      </w:r>
    </w:p>
    <w:p w14:paraId="210CD396" w14:textId="77777777" w:rsidR="00F0447F" w:rsidRPr="00A10364" w:rsidRDefault="00F0447F" w:rsidP="00691941">
      <w:pPr>
        <w:pStyle w:val="BodyText"/>
      </w:pPr>
    </w:p>
    <w:p w14:paraId="041DE070" w14:textId="77777777" w:rsidR="00F0447F" w:rsidRDefault="00F0447F" w:rsidP="00691941">
      <w:pPr>
        <w:pStyle w:val="Heading5"/>
      </w:pPr>
      <w:r>
        <w:t>Parameters</w:t>
      </w:r>
    </w:p>
    <w:p w14:paraId="0937CBFB" w14:textId="77777777" w:rsidR="00F0447F" w:rsidRDefault="00F0447F" w:rsidP="00691941">
      <w:pPr>
        <w:pStyle w:val="BodyText"/>
      </w:pPr>
      <w:r>
        <w:t>&lt;Specify parameters for user input&gt;</w:t>
      </w:r>
    </w:p>
    <w:p w14:paraId="3C9924DD" w14:textId="77777777" w:rsidR="00F0447F" w:rsidRPr="00A10364" w:rsidRDefault="00F0447F" w:rsidP="00691941">
      <w:pPr>
        <w:pStyle w:val="BodyText"/>
      </w:pPr>
    </w:p>
    <w:p w14:paraId="5A281377" w14:textId="77777777" w:rsidR="00F0447F" w:rsidRDefault="00F0447F" w:rsidP="00691941">
      <w:pPr>
        <w:pStyle w:val="Heading5"/>
      </w:pPr>
      <w:r>
        <w:t>Schedule</w:t>
      </w:r>
    </w:p>
    <w:tbl>
      <w:tblPr>
        <w:tblStyle w:val="LightGrid-Accent1"/>
        <w:tblW w:w="8460" w:type="dxa"/>
        <w:tblInd w:w="1548" w:type="dxa"/>
        <w:tblLook w:val="0480" w:firstRow="0" w:lastRow="0" w:firstColumn="1" w:lastColumn="0" w:noHBand="0" w:noVBand="1"/>
      </w:tblPr>
      <w:tblGrid>
        <w:gridCol w:w="2610"/>
        <w:gridCol w:w="5850"/>
      </w:tblGrid>
      <w:tr w:rsidR="00563250" w:rsidRPr="0010436A" w14:paraId="78447A40"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25EA272" w14:textId="77777777" w:rsidR="00563250" w:rsidRPr="00191841" w:rsidRDefault="00563250" w:rsidP="00691941">
            <w:pPr>
              <w:rPr>
                <w:rFonts w:cs="Arial"/>
                <w:bCs w:val="0"/>
                <w:sz w:val="18"/>
                <w:szCs w:val="18"/>
              </w:rPr>
            </w:pPr>
            <w:r w:rsidRPr="00191841">
              <w:rPr>
                <w:rFonts w:cs="Arial"/>
                <w:bCs w:val="0"/>
                <w:sz w:val="18"/>
                <w:szCs w:val="18"/>
              </w:rPr>
              <w:t>Scheduled Action Name</w:t>
            </w:r>
          </w:p>
        </w:tc>
        <w:tc>
          <w:tcPr>
            <w:tcW w:w="5850" w:type="dxa"/>
          </w:tcPr>
          <w:p w14:paraId="038AA0B9" w14:textId="77777777" w:rsidR="00563250" w:rsidRPr="0010436A" w:rsidRDefault="00563250" w:rsidP="00691941">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Not applicable</w:t>
            </w:r>
          </w:p>
        </w:tc>
      </w:tr>
      <w:tr w:rsidR="00563250" w:rsidRPr="0010436A" w14:paraId="4CDD9088"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0" w:type="dxa"/>
            <w:gridSpan w:val="2"/>
          </w:tcPr>
          <w:p w14:paraId="7612DE0D" w14:textId="77777777" w:rsidR="00563250" w:rsidRPr="00191841" w:rsidRDefault="00563250" w:rsidP="00691941">
            <w:pPr>
              <w:rPr>
                <w:bCs w:val="0"/>
                <w:i/>
                <w:sz w:val="18"/>
                <w:szCs w:val="18"/>
              </w:rPr>
            </w:pPr>
            <w:r w:rsidRPr="00191841">
              <w:rPr>
                <w:bCs w:val="0"/>
                <w:i/>
                <w:sz w:val="18"/>
                <w:szCs w:val="18"/>
              </w:rPr>
              <w:t>Notify Recipient</w:t>
            </w:r>
          </w:p>
        </w:tc>
      </w:tr>
      <w:tr w:rsidR="00563250" w:rsidRPr="0010436A" w14:paraId="1A34B390"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AFE9C54" w14:textId="77777777" w:rsidR="00563250" w:rsidRPr="00191841" w:rsidRDefault="00563250" w:rsidP="00691941">
            <w:pPr>
              <w:ind w:left="288"/>
              <w:rPr>
                <w:rFonts w:cs="Arial"/>
                <w:bCs w:val="0"/>
                <w:sz w:val="18"/>
                <w:szCs w:val="18"/>
              </w:rPr>
            </w:pPr>
            <w:r>
              <w:rPr>
                <w:rFonts w:cs="Arial"/>
                <w:bCs w:val="0"/>
                <w:sz w:val="18"/>
                <w:szCs w:val="18"/>
              </w:rPr>
              <w:t>Notification Type</w:t>
            </w:r>
          </w:p>
        </w:tc>
        <w:tc>
          <w:tcPr>
            <w:tcW w:w="5850" w:type="dxa"/>
          </w:tcPr>
          <w:p w14:paraId="44C02413" w14:textId="77777777" w:rsidR="00563250" w:rsidRPr="0010436A" w:rsidRDefault="00563250"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563250" w:rsidRPr="0010436A" w14:paraId="7EC35979"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2D959CD" w14:textId="77777777" w:rsidR="00563250" w:rsidRPr="00191841" w:rsidRDefault="00563250" w:rsidP="00691941">
            <w:pPr>
              <w:ind w:left="288"/>
              <w:rPr>
                <w:rFonts w:cs="Arial"/>
                <w:bCs w:val="0"/>
                <w:sz w:val="18"/>
                <w:szCs w:val="18"/>
              </w:rPr>
            </w:pPr>
            <w:r w:rsidRPr="00191841">
              <w:rPr>
                <w:rFonts w:cs="Arial"/>
                <w:bCs w:val="0"/>
                <w:sz w:val="18"/>
                <w:szCs w:val="18"/>
              </w:rPr>
              <w:t>Email Address</w:t>
            </w:r>
          </w:p>
        </w:tc>
        <w:tc>
          <w:tcPr>
            <w:tcW w:w="5850" w:type="dxa"/>
          </w:tcPr>
          <w:p w14:paraId="1756FA0C" w14:textId="77777777" w:rsidR="00563250" w:rsidRPr="0010436A" w:rsidRDefault="00563250"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563250" w:rsidRPr="0010436A" w14:paraId="3D52FCBF"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0" w:type="dxa"/>
            <w:gridSpan w:val="2"/>
          </w:tcPr>
          <w:p w14:paraId="274C833A" w14:textId="77777777" w:rsidR="00563250" w:rsidRPr="00BD7252" w:rsidRDefault="00563250" w:rsidP="00691941">
            <w:pPr>
              <w:rPr>
                <w:i/>
                <w:iCs/>
                <w:sz w:val="18"/>
                <w:szCs w:val="18"/>
              </w:rPr>
            </w:pPr>
            <w:r>
              <w:rPr>
                <w:i/>
                <w:iCs/>
                <w:sz w:val="18"/>
                <w:szCs w:val="18"/>
              </w:rPr>
              <w:t>Execution Duration Notification</w:t>
            </w:r>
          </w:p>
        </w:tc>
      </w:tr>
      <w:tr w:rsidR="00563250" w:rsidRPr="0010436A" w14:paraId="767A8893"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3B6F977" w14:textId="77777777" w:rsidR="00563250" w:rsidRPr="00BD7252" w:rsidRDefault="00563250" w:rsidP="00691941">
            <w:pPr>
              <w:ind w:left="288"/>
              <w:rPr>
                <w:sz w:val="18"/>
                <w:szCs w:val="18"/>
              </w:rPr>
            </w:pPr>
            <w:r w:rsidRPr="00BD7252">
              <w:rPr>
                <w:sz w:val="18"/>
                <w:szCs w:val="18"/>
              </w:rPr>
              <w:t>Email Address</w:t>
            </w:r>
          </w:p>
        </w:tc>
        <w:tc>
          <w:tcPr>
            <w:tcW w:w="5850" w:type="dxa"/>
          </w:tcPr>
          <w:p w14:paraId="0D8D080D" w14:textId="77777777" w:rsidR="00563250" w:rsidRPr="00BD7252" w:rsidRDefault="00563250"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563250" w:rsidRPr="0010436A" w14:paraId="065A3B43"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5D675E6" w14:textId="77777777" w:rsidR="00563250" w:rsidRPr="00BD7252" w:rsidRDefault="00563250" w:rsidP="00691941">
            <w:pPr>
              <w:ind w:left="288"/>
              <w:rPr>
                <w:sz w:val="18"/>
                <w:szCs w:val="18"/>
              </w:rPr>
            </w:pPr>
            <w:r w:rsidRPr="00BD7252">
              <w:rPr>
                <w:sz w:val="18"/>
                <w:szCs w:val="18"/>
              </w:rPr>
              <w:t>Threshold Minutes</w:t>
            </w:r>
          </w:p>
        </w:tc>
        <w:tc>
          <w:tcPr>
            <w:tcW w:w="5850" w:type="dxa"/>
          </w:tcPr>
          <w:p w14:paraId="1F75D432" w14:textId="77777777" w:rsidR="00563250" w:rsidRPr="00BD7252" w:rsidRDefault="00563250"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563250" w:rsidRPr="0010436A" w14:paraId="743FC470"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0" w:type="dxa"/>
            <w:gridSpan w:val="2"/>
          </w:tcPr>
          <w:p w14:paraId="4EA03C8D" w14:textId="77777777" w:rsidR="00563250" w:rsidRPr="00191841" w:rsidRDefault="00563250" w:rsidP="00691941">
            <w:pPr>
              <w:rPr>
                <w:bCs w:val="0"/>
                <w:i/>
                <w:sz w:val="18"/>
                <w:szCs w:val="18"/>
              </w:rPr>
            </w:pPr>
            <w:r w:rsidRPr="00191841">
              <w:rPr>
                <w:bCs w:val="0"/>
                <w:i/>
                <w:sz w:val="18"/>
                <w:szCs w:val="18"/>
              </w:rPr>
              <w:t>Scheduling Details</w:t>
            </w:r>
          </w:p>
        </w:tc>
      </w:tr>
      <w:tr w:rsidR="00563250" w:rsidRPr="0010436A" w14:paraId="4DB487B0"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D5FE703" w14:textId="77777777" w:rsidR="00563250" w:rsidRPr="00191841" w:rsidRDefault="00563250" w:rsidP="00691941">
            <w:pPr>
              <w:ind w:left="288"/>
              <w:rPr>
                <w:rFonts w:cs="Arial"/>
                <w:bCs w:val="0"/>
                <w:sz w:val="18"/>
                <w:szCs w:val="18"/>
              </w:rPr>
            </w:pPr>
            <w:r w:rsidRPr="00191841">
              <w:rPr>
                <w:rFonts w:cs="Arial"/>
                <w:bCs w:val="0"/>
                <w:sz w:val="18"/>
                <w:szCs w:val="18"/>
              </w:rPr>
              <w:t>Schedule Type</w:t>
            </w:r>
          </w:p>
        </w:tc>
        <w:tc>
          <w:tcPr>
            <w:tcW w:w="5850" w:type="dxa"/>
          </w:tcPr>
          <w:p w14:paraId="732E2E56" w14:textId="77777777" w:rsidR="00563250" w:rsidRPr="0010436A" w:rsidRDefault="00563250"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563250" w:rsidRPr="0010436A" w14:paraId="1271DE8E"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1C63AE3" w14:textId="77777777" w:rsidR="00563250" w:rsidRPr="00191841" w:rsidRDefault="00563250" w:rsidP="00691941">
            <w:pPr>
              <w:ind w:left="288"/>
              <w:rPr>
                <w:rFonts w:cs="Arial"/>
                <w:bCs w:val="0"/>
                <w:sz w:val="18"/>
                <w:szCs w:val="18"/>
              </w:rPr>
            </w:pPr>
            <w:r w:rsidRPr="00191841">
              <w:rPr>
                <w:rFonts w:cs="Arial"/>
                <w:bCs w:val="0"/>
                <w:sz w:val="18"/>
                <w:szCs w:val="18"/>
              </w:rPr>
              <w:t xml:space="preserve">First Time </w:t>
            </w:r>
            <w:proofErr w:type="gramStart"/>
            <w:r w:rsidRPr="00191841">
              <w:rPr>
                <w:rFonts w:cs="Arial"/>
                <w:bCs w:val="0"/>
                <w:sz w:val="18"/>
                <w:szCs w:val="18"/>
              </w:rPr>
              <w:t>To</w:t>
            </w:r>
            <w:proofErr w:type="gramEnd"/>
            <w:r w:rsidRPr="00191841">
              <w:rPr>
                <w:rFonts w:cs="Arial"/>
                <w:bCs w:val="0"/>
                <w:sz w:val="18"/>
                <w:szCs w:val="18"/>
              </w:rPr>
              <w:t xml:space="preserve"> Run</w:t>
            </w:r>
          </w:p>
        </w:tc>
        <w:tc>
          <w:tcPr>
            <w:tcW w:w="5850" w:type="dxa"/>
          </w:tcPr>
          <w:p w14:paraId="4CCDE909" w14:textId="77777777" w:rsidR="00563250" w:rsidRPr="0010436A" w:rsidRDefault="00563250"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563250" w:rsidRPr="0010436A" w14:paraId="2DF34596"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573B0B9" w14:textId="77777777" w:rsidR="00563250" w:rsidRPr="00191841" w:rsidRDefault="00563250" w:rsidP="00691941">
            <w:pPr>
              <w:ind w:left="288"/>
              <w:rPr>
                <w:rFonts w:cs="Arial"/>
                <w:bCs w:val="0"/>
                <w:sz w:val="18"/>
                <w:szCs w:val="18"/>
              </w:rPr>
            </w:pPr>
            <w:r w:rsidRPr="00191841">
              <w:rPr>
                <w:rFonts w:cs="Arial"/>
                <w:bCs w:val="0"/>
                <w:sz w:val="18"/>
                <w:szCs w:val="18"/>
              </w:rPr>
              <w:t xml:space="preserve">Latest Time </w:t>
            </w:r>
            <w:proofErr w:type="gramStart"/>
            <w:r w:rsidRPr="00191841">
              <w:rPr>
                <w:rFonts w:cs="Arial"/>
                <w:bCs w:val="0"/>
                <w:sz w:val="18"/>
                <w:szCs w:val="18"/>
              </w:rPr>
              <w:t>To</w:t>
            </w:r>
            <w:proofErr w:type="gramEnd"/>
            <w:r w:rsidRPr="00191841">
              <w:rPr>
                <w:rFonts w:cs="Arial"/>
                <w:bCs w:val="0"/>
                <w:sz w:val="18"/>
                <w:szCs w:val="18"/>
              </w:rPr>
              <w:t xml:space="preserve"> Run</w:t>
            </w:r>
          </w:p>
        </w:tc>
        <w:tc>
          <w:tcPr>
            <w:tcW w:w="5850" w:type="dxa"/>
          </w:tcPr>
          <w:p w14:paraId="324F7975" w14:textId="77777777" w:rsidR="00563250" w:rsidRPr="0010436A" w:rsidRDefault="00563250"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563250" w:rsidRPr="0010436A" w14:paraId="680C7043"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8C15B4A" w14:textId="77777777" w:rsidR="00563250" w:rsidRPr="00191841" w:rsidRDefault="00563250" w:rsidP="00691941">
            <w:pPr>
              <w:ind w:left="288"/>
              <w:rPr>
                <w:rFonts w:cs="Arial"/>
                <w:bCs w:val="0"/>
                <w:sz w:val="18"/>
                <w:szCs w:val="18"/>
              </w:rPr>
            </w:pPr>
            <w:r>
              <w:rPr>
                <w:rFonts w:cs="Arial"/>
                <w:bCs w:val="0"/>
                <w:sz w:val="18"/>
                <w:szCs w:val="18"/>
              </w:rPr>
              <w:t xml:space="preserve">Schedule </w:t>
            </w:r>
            <w:proofErr w:type="spellStart"/>
            <w:r>
              <w:rPr>
                <w:rFonts w:cs="Arial"/>
                <w:bCs w:val="0"/>
                <w:sz w:val="18"/>
                <w:szCs w:val="18"/>
              </w:rPr>
              <w:t>Exlusion</w:t>
            </w:r>
            <w:proofErr w:type="spellEnd"/>
          </w:p>
        </w:tc>
        <w:tc>
          <w:tcPr>
            <w:tcW w:w="5850" w:type="dxa"/>
          </w:tcPr>
          <w:p w14:paraId="5CD810E1" w14:textId="77777777" w:rsidR="00563250" w:rsidRPr="0010436A" w:rsidRDefault="00563250"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563250" w:rsidRPr="0010436A" w14:paraId="6E102B3B"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03BA317" w14:textId="77777777" w:rsidR="00563250" w:rsidRPr="00191841" w:rsidRDefault="00563250" w:rsidP="00691941">
            <w:pPr>
              <w:ind w:left="288"/>
              <w:rPr>
                <w:rFonts w:cs="Arial"/>
                <w:bCs w:val="0"/>
                <w:sz w:val="18"/>
                <w:szCs w:val="18"/>
              </w:rPr>
            </w:pPr>
            <w:r w:rsidRPr="00191841">
              <w:rPr>
                <w:rFonts w:cs="Arial"/>
                <w:bCs w:val="0"/>
                <w:sz w:val="18"/>
                <w:szCs w:val="18"/>
              </w:rPr>
              <w:t>Run Action Concurrently</w:t>
            </w:r>
          </w:p>
        </w:tc>
        <w:tc>
          <w:tcPr>
            <w:tcW w:w="5850" w:type="dxa"/>
          </w:tcPr>
          <w:p w14:paraId="4AEC80A6" w14:textId="77777777" w:rsidR="00563250" w:rsidRPr="0010436A" w:rsidRDefault="00563250"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563250" w:rsidRPr="0010436A" w14:paraId="421ACDEB"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D5768D8" w14:textId="77777777" w:rsidR="00563250" w:rsidRPr="00191841" w:rsidRDefault="00563250" w:rsidP="00691941">
            <w:pPr>
              <w:ind w:left="288"/>
              <w:rPr>
                <w:rFonts w:cs="Arial"/>
                <w:bCs w:val="0"/>
                <w:sz w:val="18"/>
                <w:szCs w:val="18"/>
              </w:rPr>
            </w:pPr>
            <w:r>
              <w:rPr>
                <w:rFonts w:cs="Arial"/>
                <w:bCs w:val="0"/>
                <w:sz w:val="18"/>
                <w:szCs w:val="18"/>
              </w:rPr>
              <w:t>Additional Details</w:t>
            </w:r>
          </w:p>
        </w:tc>
        <w:tc>
          <w:tcPr>
            <w:tcW w:w="5850" w:type="dxa"/>
          </w:tcPr>
          <w:p w14:paraId="1D5E34C3" w14:textId="77777777" w:rsidR="00563250" w:rsidRPr="0010436A" w:rsidRDefault="00563250" w:rsidP="00691941">
            <w:pPr>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 xml:space="preserve">&lt;additional details such as frequency, dates, </w:t>
            </w:r>
            <w:proofErr w:type="spellStart"/>
            <w:r>
              <w:rPr>
                <w:sz w:val="18"/>
                <w:szCs w:val="18"/>
              </w:rPr>
              <w:t>etc</w:t>
            </w:r>
            <w:proofErr w:type="spellEnd"/>
            <w:r>
              <w:rPr>
                <w:sz w:val="18"/>
                <w:szCs w:val="18"/>
              </w:rPr>
              <w:t>&gt;</w:t>
            </w:r>
          </w:p>
        </w:tc>
      </w:tr>
      <w:tr w:rsidR="00563250" w:rsidRPr="0010436A" w14:paraId="414FACF8"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0" w:type="dxa"/>
            <w:gridSpan w:val="2"/>
          </w:tcPr>
          <w:p w14:paraId="195A893D" w14:textId="77777777" w:rsidR="00563250" w:rsidRPr="00191841" w:rsidRDefault="00563250" w:rsidP="00691941">
            <w:pPr>
              <w:rPr>
                <w:bCs w:val="0"/>
                <w:i/>
                <w:sz w:val="18"/>
                <w:szCs w:val="18"/>
              </w:rPr>
            </w:pPr>
            <w:r>
              <w:rPr>
                <w:bCs w:val="0"/>
                <w:i/>
                <w:sz w:val="18"/>
                <w:szCs w:val="18"/>
              </w:rPr>
              <w:t>Action Failure Configuration</w:t>
            </w:r>
          </w:p>
        </w:tc>
      </w:tr>
      <w:tr w:rsidR="00563250" w:rsidRPr="0010436A" w14:paraId="5C6FEEFC"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8AB8EB2" w14:textId="77777777" w:rsidR="00563250" w:rsidRPr="00191841" w:rsidRDefault="00563250" w:rsidP="00691941">
            <w:pPr>
              <w:ind w:left="288"/>
              <w:rPr>
                <w:rFonts w:cs="Arial"/>
                <w:bCs w:val="0"/>
                <w:sz w:val="18"/>
                <w:szCs w:val="18"/>
              </w:rPr>
            </w:pPr>
            <w:r>
              <w:rPr>
                <w:rFonts w:cs="Arial"/>
                <w:bCs w:val="0"/>
                <w:sz w:val="18"/>
                <w:szCs w:val="18"/>
              </w:rPr>
              <w:t>Strategy</w:t>
            </w:r>
          </w:p>
        </w:tc>
        <w:tc>
          <w:tcPr>
            <w:tcW w:w="5850" w:type="dxa"/>
          </w:tcPr>
          <w:p w14:paraId="588E0C05" w14:textId="77777777" w:rsidR="00563250" w:rsidRPr="0010436A" w:rsidRDefault="00563250"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563250" w:rsidRPr="0010436A" w14:paraId="503865D6"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D302B36" w14:textId="77777777" w:rsidR="00563250" w:rsidRDefault="00563250" w:rsidP="00691941">
            <w:pPr>
              <w:ind w:left="288"/>
              <w:rPr>
                <w:rFonts w:cs="Arial"/>
                <w:bCs w:val="0"/>
                <w:sz w:val="18"/>
                <w:szCs w:val="18"/>
              </w:rPr>
            </w:pPr>
            <w:r>
              <w:rPr>
                <w:rFonts w:cs="Arial"/>
                <w:bCs w:val="0"/>
                <w:sz w:val="18"/>
                <w:szCs w:val="18"/>
              </w:rPr>
              <w:t>Report Options</w:t>
            </w:r>
          </w:p>
        </w:tc>
        <w:tc>
          <w:tcPr>
            <w:tcW w:w="5850" w:type="dxa"/>
          </w:tcPr>
          <w:p w14:paraId="4BF6A583" w14:textId="77777777" w:rsidR="00563250" w:rsidRPr="0010436A" w:rsidRDefault="00563250"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563250" w:rsidRPr="0010436A" w14:paraId="606BB7E7"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EA79504" w14:textId="77777777" w:rsidR="00563250" w:rsidRDefault="00563250" w:rsidP="00691941">
            <w:pPr>
              <w:ind w:left="288"/>
              <w:rPr>
                <w:rFonts w:cs="Arial"/>
                <w:bCs w:val="0"/>
                <w:sz w:val="18"/>
                <w:szCs w:val="18"/>
              </w:rPr>
            </w:pPr>
            <w:r>
              <w:rPr>
                <w:rFonts w:cs="Arial"/>
                <w:bCs w:val="0"/>
                <w:sz w:val="18"/>
                <w:szCs w:val="18"/>
              </w:rPr>
              <w:t>Threshold Minutes</w:t>
            </w:r>
          </w:p>
        </w:tc>
        <w:tc>
          <w:tcPr>
            <w:tcW w:w="5850" w:type="dxa"/>
          </w:tcPr>
          <w:p w14:paraId="1E0C7EDD" w14:textId="77777777" w:rsidR="00563250" w:rsidRPr="0010436A" w:rsidRDefault="00563250"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563250" w:rsidRPr="0010436A" w14:paraId="0772F166"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F7B0E08" w14:textId="77777777" w:rsidR="00563250" w:rsidRDefault="00563250" w:rsidP="00691941">
            <w:pPr>
              <w:ind w:left="288"/>
              <w:rPr>
                <w:rFonts w:cs="Arial"/>
                <w:bCs w:val="0"/>
                <w:sz w:val="18"/>
                <w:szCs w:val="18"/>
              </w:rPr>
            </w:pPr>
            <w:r>
              <w:rPr>
                <w:rFonts w:cs="Arial"/>
                <w:bCs w:val="0"/>
                <w:sz w:val="18"/>
                <w:szCs w:val="18"/>
              </w:rPr>
              <w:t>Number of Retries</w:t>
            </w:r>
          </w:p>
        </w:tc>
        <w:tc>
          <w:tcPr>
            <w:tcW w:w="5850" w:type="dxa"/>
          </w:tcPr>
          <w:p w14:paraId="4ED61F13" w14:textId="77777777" w:rsidR="00563250" w:rsidRPr="0010436A" w:rsidRDefault="00563250"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563250" w:rsidRPr="0010436A" w14:paraId="7FB84C8C" w14:textId="77777777" w:rsidTr="00A039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FA39332" w14:textId="77777777" w:rsidR="00563250" w:rsidRDefault="00563250" w:rsidP="00691941">
            <w:pPr>
              <w:ind w:left="288"/>
              <w:rPr>
                <w:rFonts w:cs="Arial"/>
                <w:bCs w:val="0"/>
                <w:sz w:val="18"/>
                <w:szCs w:val="18"/>
              </w:rPr>
            </w:pPr>
            <w:r>
              <w:rPr>
                <w:rFonts w:cs="Arial"/>
                <w:bCs w:val="0"/>
                <w:sz w:val="18"/>
                <w:szCs w:val="18"/>
              </w:rPr>
              <w:t xml:space="preserve">Continue On Failure </w:t>
            </w:r>
            <w:proofErr w:type="gramStart"/>
            <w:r>
              <w:rPr>
                <w:rFonts w:cs="Arial"/>
                <w:bCs w:val="0"/>
                <w:sz w:val="18"/>
                <w:szCs w:val="18"/>
              </w:rPr>
              <w:t>To</w:t>
            </w:r>
            <w:proofErr w:type="gramEnd"/>
            <w:r>
              <w:rPr>
                <w:rFonts w:cs="Arial"/>
                <w:bCs w:val="0"/>
                <w:sz w:val="18"/>
                <w:szCs w:val="18"/>
              </w:rPr>
              <w:t xml:space="preserve"> Run</w:t>
            </w:r>
          </w:p>
        </w:tc>
        <w:tc>
          <w:tcPr>
            <w:tcW w:w="5850" w:type="dxa"/>
          </w:tcPr>
          <w:p w14:paraId="2152C766" w14:textId="77777777" w:rsidR="00563250" w:rsidRPr="0010436A" w:rsidRDefault="00563250" w:rsidP="00691941">
            <w:pPr>
              <w:cnfStyle w:val="000000010000" w:firstRow="0" w:lastRow="0" w:firstColumn="0" w:lastColumn="0" w:oddVBand="0" w:evenVBand="0" w:oddHBand="0" w:evenHBand="1" w:firstRowFirstColumn="0" w:firstRowLastColumn="0" w:lastRowFirstColumn="0" w:lastRowLastColumn="0"/>
              <w:rPr>
                <w:sz w:val="18"/>
                <w:szCs w:val="18"/>
              </w:rPr>
            </w:pPr>
          </w:p>
        </w:tc>
      </w:tr>
    </w:tbl>
    <w:p w14:paraId="130E3B49" w14:textId="77777777" w:rsidR="00F0447F" w:rsidRPr="00A10364" w:rsidRDefault="00F0447F" w:rsidP="00691941">
      <w:pPr>
        <w:pStyle w:val="BodyText"/>
      </w:pPr>
    </w:p>
    <w:p w14:paraId="24052C19" w14:textId="77777777" w:rsidR="00F0447F" w:rsidRDefault="00F0447F" w:rsidP="00691941">
      <w:pPr>
        <w:pStyle w:val="Heading5"/>
      </w:pPr>
      <w:r>
        <w:t>Output Format</w:t>
      </w:r>
    </w:p>
    <w:p w14:paraId="757986FB" w14:textId="1934BEA9" w:rsidR="00F0447F" w:rsidRDefault="00F0447F" w:rsidP="00691941">
      <w:pPr>
        <w:pStyle w:val="BodyText"/>
      </w:pPr>
      <w:r>
        <w:t>&lt;Specify the output format of the report, headers and footers, numbering format, font size&gt;</w:t>
      </w:r>
    </w:p>
    <w:p w14:paraId="523C4B76" w14:textId="77777777" w:rsidR="00F0447F" w:rsidRPr="00A10364" w:rsidRDefault="00F0447F" w:rsidP="00691941">
      <w:pPr>
        <w:pStyle w:val="BodyText"/>
      </w:pPr>
    </w:p>
    <w:p w14:paraId="6E27C681" w14:textId="77777777" w:rsidR="00F0447F" w:rsidRDefault="00F0447F" w:rsidP="00691941">
      <w:pPr>
        <w:pStyle w:val="Heading5"/>
      </w:pPr>
      <w:r>
        <w:t>Page Size</w:t>
      </w:r>
    </w:p>
    <w:p w14:paraId="06F73E80" w14:textId="77777777" w:rsidR="00F0447F" w:rsidRDefault="00F0447F" w:rsidP="00691941">
      <w:pPr>
        <w:pStyle w:val="BodyText"/>
      </w:pPr>
      <w:r>
        <w:t>&lt;Specify the page size of the report&gt;</w:t>
      </w:r>
    </w:p>
    <w:p w14:paraId="56255CE3" w14:textId="77777777" w:rsidR="00F0447F" w:rsidRPr="00A10364" w:rsidRDefault="00F0447F" w:rsidP="00691941">
      <w:pPr>
        <w:pStyle w:val="BodyText"/>
      </w:pPr>
    </w:p>
    <w:p w14:paraId="726946A1" w14:textId="77777777" w:rsidR="00F0447F" w:rsidRDefault="00F0447F" w:rsidP="00691941">
      <w:pPr>
        <w:pStyle w:val="Heading5"/>
      </w:pPr>
      <w:r>
        <w:t xml:space="preserve">Drill Down </w:t>
      </w:r>
    </w:p>
    <w:p w14:paraId="4BC78A58" w14:textId="77777777" w:rsidR="00F0447F" w:rsidRPr="009D47D5" w:rsidRDefault="00F0447F" w:rsidP="00F0447F">
      <w:pPr>
        <w:pStyle w:val="BodyText"/>
      </w:pPr>
      <w:r>
        <w:t>&lt;</w:t>
      </w:r>
      <w:r w:rsidRPr="009D47D5">
        <w:t xml:space="preserve">Specify </w:t>
      </w:r>
      <w:proofErr w:type="gramStart"/>
      <w:r w:rsidRPr="009D47D5">
        <w:t>whether or not</w:t>
      </w:r>
      <w:proofErr w:type="gramEnd"/>
      <w:r w:rsidRPr="009D47D5">
        <w:t xml:space="preserve"> drill-down capabilities should be enabled</w:t>
      </w:r>
      <w:r>
        <w:rPr>
          <w:b/>
          <w:sz w:val="28"/>
          <w:szCs w:val="28"/>
        </w:rPr>
        <w:t xml:space="preserve"> </w:t>
      </w:r>
      <w:r w:rsidRPr="009D47D5">
        <w:t>and at what level</w:t>
      </w:r>
      <w:r>
        <w:t>&gt;</w:t>
      </w:r>
    </w:p>
    <w:p w14:paraId="07F895C1" w14:textId="77777777" w:rsidR="00B049D4" w:rsidRPr="00A10364" w:rsidRDefault="00B049D4" w:rsidP="00B049D4">
      <w:pPr>
        <w:pStyle w:val="BodyText"/>
      </w:pPr>
    </w:p>
    <w:p w14:paraId="1DA495A6" w14:textId="7CCB8618" w:rsidR="00B049D4" w:rsidRDefault="00B049D4" w:rsidP="00062132">
      <w:pPr>
        <w:pStyle w:val="Heading1"/>
      </w:pPr>
      <w:bookmarkStart w:id="60" w:name="_Toc105005180"/>
      <w:bookmarkStart w:id="61" w:name="_Toc105578815"/>
      <w:r>
        <w:t>Testing Process</w:t>
      </w:r>
      <w:bookmarkEnd w:id="60"/>
      <w:bookmarkEnd w:id="61"/>
    </w:p>
    <w:p w14:paraId="7A3D9CE1" w14:textId="775CE8AF" w:rsidR="00912CAA" w:rsidRDefault="00912CAA" w:rsidP="00912CAA">
      <w:pPr>
        <w:pStyle w:val="BodyText"/>
        <w:ind w:left="720"/>
      </w:pPr>
      <w:r w:rsidRPr="002F4993">
        <w:rPr>
          <w:highlight w:val="yellow"/>
        </w:rPr>
        <w:t xml:space="preserve">NOTE: </w:t>
      </w:r>
      <w:r w:rsidR="008B49C7">
        <w:rPr>
          <w:highlight w:val="yellow"/>
        </w:rPr>
        <w:t>Applicable only if not using TES-060</w:t>
      </w:r>
      <w:r w:rsidRPr="002F4993">
        <w:rPr>
          <w:highlight w:val="yellow"/>
        </w:rPr>
        <w:t>.</w:t>
      </w:r>
    </w:p>
    <w:p w14:paraId="19808FC6" w14:textId="77777777" w:rsidR="008C757F" w:rsidRDefault="008C757F" w:rsidP="00912CAA">
      <w:pPr>
        <w:pStyle w:val="BodyText"/>
        <w:ind w:left="720"/>
      </w:pPr>
    </w:p>
    <w:p w14:paraId="73BFB41F" w14:textId="72D7BCE0" w:rsidR="008C757F" w:rsidRDefault="000768D5" w:rsidP="00BD36CB">
      <w:pPr>
        <w:pStyle w:val="FunctionalRequirements"/>
        <w:numPr>
          <w:ilvl w:val="0"/>
          <w:numId w:val="10"/>
        </w:numPr>
      </w:pPr>
      <w:r>
        <w:t>&lt;Requirement Definition Narrative&gt;</w:t>
      </w:r>
    </w:p>
    <w:tbl>
      <w:tblPr>
        <w:tblStyle w:val="LightGrid-Accent1"/>
        <w:tblW w:w="5000" w:type="pct"/>
        <w:tblLayout w:type="fixed"/>
        <w:tblLook w:val="04A0" w:firstRow="1" w:lastRow="0" w:firstColumn="1" w:lastColumn="0" w:noHBand="0" w:noVBand="1"/>
      </w:tblPr>
      <w:tblGrid>
        <w:gridCol w:w="2870"/>
        <w:gridCol w:w="7550"/>
      </w:tblGrid>
      <w:tr w:rsidR="008E0831" w:rsidRPr="00544890" w14:paraId="1CAB0615" w14:textId="77777777" w:rsidTr="006B6AEF">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59A8F77E" w14:textId="7A9E97B4" w:rsidR="008E0831" w:rsidRPr="00544890" w:rsidRDefault="006B6AEF">
            <w:pPr>
              <w:rPr>
                <w:rFonts w:cs="Arial"/>
                <w:sz w:val="18"/>
                <w:szCs w:val="18"/>
              </w:rPr>
            </w:pPr>
            <w:r>
              <w:rPr>
                <w:rFonts w:cs="Arial"/>
                <w:sz w:val="18"/>
                <w:szCs w:val="18"/>
              </w:rPr>
              <w:t>Scenario</w:t>
            </w:r>
          </w:p>
        </w:tc>
        <w:tc>
          <w:tcPr>
            <w:tcW w:w="3623" w:type="pct"/>
          </w:tcPr>
          <w:p w14:paraId="422B92C9" w14:textId="7E2E22E2" w:rsidR="008E0831" w:rsidRPr="00544890" w:rsidRDefault="006B6AEF">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8E0831" w:rsidRPr="00544890" w14:paraId="38E5A29E" w14:textId="77777777" w:rsidTr="006B6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68151E08" w14:textId="70A75F2E" w:rsidR="008E0831" w:rsidRPr="007114E8" w:rsidRDefault="006B6AEF">
            <w:pPr>
              <w:rPr>
                <w:rFonts w:cs="Arial"/>
                <w:bCs w:val="0"/>
                <w:sz w:val="16"/>
                <w:szCs w:val="16"/>
              </w:rPr>
            </w:pPr>
            <w:r>
              <w:rPr>
                <w:rFonts w:cs="Arial"/>
                <w:bCs w:val="0"/>
                <w:sz w:val="16"/>
                <w:szCs w:val="16"/>
              </w:rPr>
              <w:t>&lt;Scenario Description&gt;</w:t>
            </w:r>
          </w:p>
        </w:tc>
        <w:tc>
          <w:tcPr>
            <w:tcW w:w="3623" w:type="pct"/>
          </w:tcPr>
          <w:p w14:paraId="0D2E00E9" w14:textId="4536A74F" w:rsidR="008E0831" w:rsidRPr="0041290D" w:rsidRDefault="006B6AEF">
            <w:pPr>
              <w:cnfStyle w:val="000000100000" w:firstRow="0" w:lastRow="0" w:firstColumn="0" w:lastColumn="0" w:oddVBand="0" w:evenVBand="0" w:oddHBand="1" w:evenHBand="0" w:firstRowFirstColumn="0" w:firstRowLastColumn="0" w:lastRowFirstColumn="0" w:lastRowLastColumn="0"/>
              <w:rPr>
                <w:rFonts w:cs="Arial"/>
                <w:sz w:val="16"/>
                <w:szCs w:val="16"/>
              </w:rPr>
            </w:pPr>
            <w:r>
              <w:rPr>
                <w:sz w:val="16"/>
                <w:szCs w:val="16"/>
              </w:rPr>
              <w:t xml:space="preserve">&lt;Expected </w:t>
            </w:r>
            <w:r w:rsidR="00701567">
              <w:rPr>
                <w:sz w:val="16"/>
                <w:szCs w:val="16"/>
              </w:rPr>
              <w:t>result narrative&gt;</w:t>
            </w:r>
          </w:p>
        </w:tc>
      </w:tr>
      <w:tr w:rsidR="008E0831" w:rsidRPr="00544890" w14:paraId="63A1565F" w14:textId="77777777" w:rsidTr="006B6A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5C9C552C" w14:textId="7E99E0D6" w:rsidR="008E0831" w:rsidRPr="007114E8" w:rsidRDefault="008E0831">
            <w:pPr>
              <w:rPr>
                <w:rFonts w:cs="Arial"/>
                <w:bCs w:val="0"/>
                <w:sz w:val="16"/>
                <w:szCs w:val="16"/>
              </w:rPr>
            </w:pPr>
          </w:p>
        </w:tc>
        <w:tc>
          <w:tcPr>
            <w:tcW w:w="3623" w:type="pct"/>
          </w:tcPr>
          <w:p w14:paraId="747C67A7" w14:textId="15AF3BE8" w:rsidR="008E0831" w:rsidRPr="0041290D" w:rsidRDefault="008E0831">
            <w:pPr>
              <w:cnfStyle w:val="000000010000" w:firstRow="0" w:lastRow="0" w:firstColumn="0" w:lastColumn="0" w:oddVBand="0" w:evenVBand="0" w:oddHBand="0" w:evenHBand="1" w:firstRowFirstColumn="0" w:firstRowLastColumn="0" w:lastRowFirstColumn="0" w:lastRowLastColumn="0"/>
              <w:rPr>
                <w:sz w:val="16"/>
                <w:szCs w:val="16"/>
              </w:rPr>
            </w:pPr>
          </w:p>
        </w:tc>
      </w:tr>
    </w:tbl>
    <w:p w14:paraId="2A1FA3F3" w14:textId="77777777" w:rsidR="008E0831" w:rsidRPr="008E0831" w:rsidRDefault="008E0831" w:rsidP="008E0831">
      <w:pPr>
        <w:pStyle w:val="BodyText"/>
      </w:pPr>
    </w:p>
    <w:p w14:paraId="18D4D650" w14:textId="77777777" w:rsidR="00701567" w:rsidRDefault="00701567" w:rsidP="000768D5">
      <w:pPr>
        <w:pStyle w:val="FunctionalRequirements"/>
      </w:pPr>
      <w:r>
        <w:t>Cross Reference Table</w:t>
      </w:r>
    </w:p>
    <w:tbl>
      <w:tblPr>
        <w:tblStyle w:val="LightGrid-Accent1"/>
        <w:tblW w:w="5000" w:type="pct"/>
        <w:tblLayout w:type="fixed"/>
        <w:tblLook w:val="04A0" w:firstRow="1" w:lastRow="0" w:firstColumn="1" w:lastColumn="0" w:noHBand="0" w:noVBand="1"/>
      </w:tblPr>
      <w:tblGrid>
        <w:gridCol w:w="2870"/>
        <w:gridCol w:w="7550"/>
      </w:tblGrid>
      <w:tr w:rsidR="00701567" w:rsidRPr="00544890" w14:paraId="337C3F07"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382E7429" w14:textId="77777777" w:rsidR="00701567" w:rsidRPr="00544890" w:rsidRDefault="00701567">
            <w:pPr>
              <w:rPr>
                <w:rFonts w:cs="Arial"/>
                <w:sz w:val="18"/>
                <w:szCs w:val="18"/>
              </w:rPr>
            </w:pPr>
            <w:r>
              <w:rPr>
                <w:rFonts w:cs="Arial"/>
                <w:sz w:val="18"/>
                <w:szCs w:val="18"/>
              </w:rPr>
              <w:t>Scenario</w:t>
            </w:r>
          </w:p>
        </w:tc>
        <w:tc>
          <w:tcPr>
            <w:tcW w:w="3623" w:type="pct"/>
          </w:tcPr>
          <w:p w14:paraId="692B0C1A" w14:textId="77777777" w:rsidR="00701567" w:rsidRPr="00544890" w:rsidRDefault="00701567">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701567" w:rsidRPr="00544890" w14:paraId="5B473C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408AB381" w14:textId="240CBB33" w:rsidR="00701567" w:rsidRPr="007114E8" w:rsidRDefault="00B71D9B">
            <w:pPr>
              <w:rPr>
                <w:rFonts w:cs="Arial"/>
                <w:bCs w:val="0"/>
                <w:sz w:val="16"/>
                <w:szCs w:val="16"/>
              </w:rPr>
            </w:pPr>
            <w:r>
              <w:rPr>
                <w:rFonts w:cs="Arial"/>
                <w:bCs w:val="0"/>
                <w:sz w:val="16"/>
                <w:szCs w:val="16"/>
              </w:rPr>
              <w:t>Create a record</w:t>
            </w:r>
          </w:p>
        </w:tc>
        <w:tc>
          <w:tcPr>
            <w:tcW w:w="3623" w:type="pct"/>
          </w:tcPr>
          <w:p w14:paraId="24152C0A" w14:textId="606FD125" w:rsidR="00701567" w:rsidRPr="0041290D" w:rsidRDefault="00B71D9B">
            <w:pPr>
              <w:cnfStyle w:val="000000100000" w:firstRow="0" w:lastRow="0" w:firstColumn="0" w:lastColumn="0" w:oddVBand="0" w:evenVBand="0" w:oddHBand="1" w:evenHBand="0" w:firstRowFirstColumn="0" w:firstRowLastColumn="0" w:lastRowFirstColumn="0" w:lastRowLastColumn="0"/>
              <w:rPr>
                <w:rFonts w:cs="Arial"/>
                <w:sz w:val="16"/>
                <w:szCs w:val="16"/>
              </w:rPr>
            </w:pPr>
            <w:r>
              <w:rPr>
                <w:rFonts w:cs="Arial"/>
                <w:sz w:val="16"/>
                <w:szCs w:val="16"/>
              </w:rPr>
              <w:t>User successfully created a record.</w:t>
            </w:r>
          </w:p>
        </w:tc>
      </w:tr>
      <w:tr w:rsidR="00701567" w:rsidRPr="00544890" w14:paraId="37B40C0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56F23F4E" w14:textId="1C80A29F" w:rsidR="00701567" w:rsidRPr="007114E8" w:rsidRDefault="00B71D9B">
            <w:pPr>
              <w:rPr>
                <w:rFonts w:cs="Arial"/>
                <w:bCs w:val="0"/>
                <w:sz w:val="16"/>
                <w:szCs w:val="16"/>
              </w:rPr>
            </w:pPr>
            <w:r>
              <w:rPr>
                <w:rFonts w:cs="Arial"/>
                <w:bCs w:val="0"/>
                <w:sz w:val="16"/>
                <w:szCs w:val="16"/>
              </w:rPr>
              <w:t>Delete a record</w:t>
            </w:r>
          </w:p>
        </w:tc>
        <w:tc>
          <w:tcPr>
            <w:tcW w:w="3623" w:type="pct"/>
          </w:tcPr>
          <w:p w14:paraId="26737DF6" w14:textId="1A362F7A" w:rsidR="00701567" w:rsidRPr="0041290D" w:rsidRDefault="00B71D9B">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User</w:t>
            </w:r>
            <w:r w:rsidR="00624D71">
              <w:rPr>
                <w:sz w:val="16"/>
                <w:szCs w:val="16"/>
              </w:rPr>
              <w:t xml:space="preserve"> should not be able to delete a record.</w:t>
            </w:r>
          </w:p>
        </w:tc>
      </w:tr>
    </w:tbl>
    <w:p w14:paraId="2E854FBF" w14:textId="39B4CB1C" w:rsidR="00097EA4" w:rsidRDefault="00097EA4" w:rsidP="00097EA4">
      <w:pPr>
        <w:pStyle w:val="BodyText"/>
      </w:pPr>
    </w:p>
    <w:p w14:paraId="1C216591" w14:textId="7588B678" w:rsidR="008C757F" w:rsidRDefault="005943A9" w:rsidP="000768D5">
      <w:pPr>
        <w:pStyle w:val="FunctionalRequirements"/>
      </w:pPr>
      <w:r>
        <w:t>Interface Delivery Method</w:t>
      </w:r>
    </w:p>
    <w:tbl>
      <w:tblPr>
        <w:tblStyle w:val="LightGrid-Accent1"/>
        <w:tblW w:w="5000" w:type="pct"/>
        <w:tblLayout w:type="fixed"/>
        <w:tblLook w:val="04A0" w:firstRow="1" w:lastRow="0" w:firstColumn="1" w:lastColumn="0" w:noHBand="0" w:noVBand="1"/>
      </w:tblPr>
      <w:tblGrid>
        <w:gridCol w:w="2870"/>
        <w:gridCol w:w="7550"/>
      </w:tblGrid>
      <w:tr w:rsidR="00FB312B" w:rsidRPr="00544890" w14:paraId="14D04421"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6B139BF7" w14:textId="77777777" w:rsidR="00FB312B" w:rsidRPr="00544890" w:rsidRDefault="00FB312B">
            <w:pPr>
              <w:rPr>
                <w:rFonts w:cs="Arial"/>
                <w:sz w:val="18"/>
                <w:szCs w:val="18"/>
              </w:rPr>
            </w:pPr>
            <w:r>
              <w:rPr>
                <w:rFonts w:cs="Arial"/>
                <w:sz w:val="18"/>
                <w:szCs w:val="18"/>
              </w:rPr>
              <w:t>Scenario</w:t>
            </w:r>
          </w:p>
        </w:tc>
        <w:tc>
          <w:tcPr>
            <w:tcW w:w="3623" w:type="pct"/>
          </w:tcPr>
          <w:p w14:paraId="6A5332C9" w14:textId="77777777" w:rsidR="00FB312B" w:rsidRPr="00544890" w:rsidRDefault="00FB312B">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FB312B" w:rsidRPr="00544890" w14:paraId="1D28E3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14D26A2D" w14:textId="4224A2A8" w:rsidR="00FB312B" w:rsidRPr="007114E8" w:rsidRDefault="00783C11">
            <w:pPr>
              <w:rPr>
                <w:rFonts w:cs="Arial"/>
                <w:bCs w:val="0"/>
                <w:sz w:val="16"/>
                <w:szCs w:val="16"/>
              </w:rPr>
            </w:pPr>
            <w:r>
              <w:rPr>
                <w:rFonts w:cs="Arial"/>
                <w:bCs w:val="0"/>
                <w:sz w:val="16"/>
                <w:szCs w:val="16"/>
              </w:rPr>
              <w:t>Valid file/s uploaded</w:t>
            </w:r>
          </w:p>
        </w:tc>
        <w:tc>
          <w:tcPr>
            <w:tcW w:w="3623" w:type="pct"/>
          </w:tcPr>
          <w:p w14:paraId="6598347A" w14:textId="77777777" w:rsidR="00FB312B" w:rsidRPr="00A64D69" w:rsidRDefault="001179BC"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sidRPr="00A64D69">
              <w:rPr>
                <w:sz w:val="16"/>
                <w:szCs w:val="16"/>
              </w:rPr>
              <w:t>Header file picked up by File Channel for processing.</w:t>
            </w:r>
          </w:p>
          <w:p w14:paraId="1AD3200A" w14:textId="77777777" w:rsidR="001179BC" w:rsidRPr="00A64D69" w:rsidRDefault="00854F16"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sidRPr="00A64D69">
              <w:rPr>
                <w:sz w:val="16"/>
                <w:szCs w:val="16"/>
              </w:rPr>
              <w:t>IPA is triggered via File Channel (work unit generated).</w:t>
            </w:r>
          </w:p>
          <w:p w14:paraId="338D098E" w14:textId="77777777" w:rsidR="00854F16" w:rsidRDefault="00A64D69"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sidRPr="00A64D69">
              <w:rPr>
                <w:sz w:val="16"/>
                <w:szCs w:val="16"/>
              </w:rPr>
              <w:t>All related files are processed accordingly.</w:t>
            </w:r>
          </w:p>
          <w:p w14:paraId="7533ED0F" w14:textId="54A3263E" w:rsidR="00A64D69" w:rsidRDefault="00682E66"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Data </w:t>
            </w:r>
            <w:r w:rsidR="00EC6DC5">
              <w:rPr>
                <w:sz w:val="16"/>
                <w:szCs w:val="16"/>
              </w:rPr>
              <w:t xml:space="preserve">is </w:t>
            </w:r>
            <w:r>
              <w:rPr>
                <w:sz w:val="16"/>
                <w:szCs w:val="16"/>
              </w:rPr>
              <w:t>imported to correct staging business class/es</w:t>
            </w:r>
            <w:r w:rsidR="00EC6DC5">
              <w:rPr>
                <w:sz w:val="16"/>
                <w:szCs w:val="16"/>
              </w:rPr>
              <w:t>.</w:t>
            </w:r>
          </w:p>
          <w:p w14:paraId="1A0C0678" w14:textId="5FBEA12D" w:rsidR="00EC6DC5" w:rsidRDefault="00EC6DC5"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Data is interfaced to related solution business class/es.</w:t>
            </w:r>
          </w:p>
          <w:p w14:paraId="5EFEDC56" w14:textId="3260D978" w:rsidR="00EC6DC5" w:rsidRDefault="00CF102C"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Source file/s are moved to processed directory.</w:t>
            </w:r>
          </w:p>
          <w:p w14:paraId="32BFDB92" w14:textId="1BC43564" w:rsidR="00CF102C" w:rsidRDefault="00CF102C"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Import log/s are moved to processed directory.</w:t>
            </w:r>
          </w:p>
          <w:p w14:paraId="673FFF10" w14:textId="0E14DFBA" w:rsidR="00A64D69" w:rsidRPr="002E5CA5" w:rsidRDefault="002E5CA5"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Email notification sent to specified recipient/s.</w:t>
            </w:r>
          </w:p>
        </w:tc>
      </w:tr>
      <w:tr w:rsidR="00FB312B" w:rsidRPr="00544890" w14:paraId="34C2744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44BCD024" w14:textId="675ABBB7" w:rsidR="00FB312B" w:rsidRPr="007114E8" w:rsidRDefault="003338E3">
            <w:pPr>
              <w:rPr>
                <w:rFonts w:cs="Arial"/>
                <w:bCs w:val="0"/>
                <w:sz w:val="16"/>
                <w:szCs w:val="16"/>
              </w:rPr>
            </w:pPr>
            <w:r>
              <w:rPr>
                <w:rFonts w:cs="Arial"/>
                <w:bCs w:val="0"/>
                <w:sz w:val="16"/>
                <w:szCs w:val="16"/>
              </w:rPr>
              <w:t xml:space="preserve">Invalid </w:t>
            </w:r>
            <w:r w:rsidR="0049777D">
              <w:rPr>
                <w:rFonts w:cs="Arial"/>
                <w:bCs w:val="0"/>
                <w:sz w:val="16"/>
                <w:szCs w:val="16"/>
              </w:rPr>
              <w:t xml:space="preserve">header </w:t>
            </w:r>
            <w:r>
              <w:rPr>
                <w:rFonts w:cs="Arial"/>
                <w:bCs w:val="0"/>
                <w:sz w:val="16"/>
                <w:szCs w:val="16"/>
              </w:rPr>
              <w:t>file uploaded: incorrect file name</w:t>
            </w:r>
          </w:p>
        </w:tc>
        <w:tc>
          <w:tcPr>
            <w:tcW w:w="3623" w:type="pct"/>
          </w:tcPr>
          <w:p w14:paraId="58C4F64F" w14:textId="77777777" w:rsidR="00FB312B" w:rsidRDefault="00040E6A" w:rsidP="00BD36CB">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Header f</w:t>
            </w:r>
            <w:r w:rsidR="003338E3">
              <w:rPr>
                <w:sz w:val="16"/>
                <w:szCs w:val="16"/>
              </w:rPr>
              <w:t>ile</w:t>
            </w:r>
            <w:r>
              <w:rPr>
                <w:sz w:val="16"/>
                <w:szCs w:val="16"/>
              </w:rPr>
              <w:t xml:space="preserve"> not picked up by File Channel.</w:t>
            </w:r>
          </w:p>
          <w:p w14:paraId="1A89D524" w14:textId="14D4EC14" w:rsidR="00040E6A" w:rsidRPr="003338E3" w:rsidRDefault="00040E6A" w:rsidP="00BD36CB">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No </w:t>
            </w:r>
            <w:r w:rsidR="00A774F4">
              <w:rPr>
                <w:sz w:val="16"/>
                <w:szCs w:val="16"/>
              </w:rPr>
              <w:t>work unit generated.</w:t>
            </w:r>
          </w:p>
        </w:tc>
      </w:tr>
      <w:tr w:rsidR="00A774F4" w:rsidRPr="00544890" w14:paraId="47AEDF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4B152B92" w14:textId="2B13CA99" w:rsidR="00A774F4" w:rsidRDefault="00A774F4">
            <w:pPr>
              <w:rPr>
                <w:rFonts w:cs="Arial"/>
                <w:bCs w:val="0"/>
                <w:sz w:val="16"/>
                <w:szCs w:val="16"/>
              </w:rPr>
            </w:pPr>
            <w:r>
              <w:rPr>
                <w:rFonts w:cs="Arial"/>
                <w:bCs w:val="0"/>
                <w:sz w:val="16"/>
                <w:szCs w:val="16"/>
              </w:rPr>
              <w:t xml:space="preserve">Invalid file/s uploaded: </w:t>
            </w:r>
            <w:r w:rsidR="00580C81">
              <w:rPr>
                <w:rFonts w:cs="Arial"/>
                <w:bCs w:val="0"/>
                <w:sz w:val="16"/>
                <w:szCs w:val="16"/>
              </w:rPr>
              <w:t>incorrect file header</w:t>
            </w:r>
          </w:p>
        </w:tc>
        <w:tc>
          <w:tcPr>
            <w:tcW w:w="3623" w:type="pct"/>
          </w:tcPr>
          <w:p w14:paraId="5025FC13" w14:textId="1CED605B" w:rsidR="00D01759" w:rsidRDefault="00021F77"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File is </w:t>
            </w:r>
            <w:r w:rsidR="00DE71CE">
              <w:rPr>
                <w:sz w:val="16"/>
                <w:szCs w:val="16"/>
              </w:rPr>
              <w:t>processed via IPA.</w:t>
            </w:r>
          </w:p>
          <w:p w14:paraId="739335C2" w14:textId="77777777" w:rsidR="002844E0" w:rsidRDefault="00DE71CE"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No data imported to the staging business class.</w:t>
            </w:r>
          </w:p>
          <w:p w14:paraId="522820B2" w14:textId="11091F59" w:rsidR="00641952" w:rsidRDefault="00641952"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Successfully imported data for related staging business class/es are deleted.</w:t>
            </w:r>
          </w:p>
          <w:p w14:paraId="42FC9080" w14:textId="4D97BC5C" w:rsidR="005104AB" w:rsidRDefault="005104AB"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Inteface</w:t>
            </w:r>
            <w:proofErr w:type="spellEnd"/>
            <w:r>
              <w:rPr>
                <w:sz w:val="16"/>
                <w:szCs w:val="16"/>
              </w:rPr>
              <w:t xml:space="preserve"> program is not triggered.</w:t>
            </w:r>
          </w:p>
          <w:p w14:paraId="2F9903D8" w14:textId="33E067D8" w:rsidR="009962BF" w:rsidRDefault="009962BF"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Source file is moved to error directory.</w:t>
            </w:r>
          </w:p>
          <w:p w14:paraId="03D04192" w14:textId="77777777" w:rsidR="009962BF" w:rsidRDefault="009962BF"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Import log is moved to error directory.</w:t>
            </w:r>
          </w:p>
          <w:p w14:paraId="06355948" w14:textId="2F94B2BE" w:rsidR="009962BF" w:rsidRDefault="00641952"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Email notification sent to specified recipient/s.</w:t>
            </w:r>
          </w:p>
        </w:tc>
      </w:tr>
    </w:tbl>
    <w:p w14:paraId="48422AD7" w14:textId="77777777" w:rsidR="008C757F" w:rsidRDefault="008C757F" w:rsidP="008C757F">
      <w:pPr>
        <w:pStyle w:val="BodyText"/>
      </w:pPr>
    </w:p>
    <w:p w14:paraId="07CBE197" w14:textId="77777777" w:rsidR="00415DE5" w:rsidRDefault="00415DE5" w:rsidP="00415DE5">
      <w:pPr>
        <w:pStyle w:val="FunctionalRequirements"/>
      </w:pPr>
      <w:r>
        <w:t>Error Handling</w:t>
      </w:r>
    </w:p>
    <w:tbl>
      <w:tblPr>
        <w:tblStyle w:val="LightGrid-Accent1"/>
        <w:tblW w:w="5000" w:type="pct"/>
        <w:tblLayout w:type="fixed"/>
        <w:tblLook w:val="04A0" w:firstRow="1" w:lastRow="0" w:firstColumn="1" w:lastColumn="0" w:noHBand="0" w:noVBand="1"/>
      </w:tblPr>
      <w:tblGrid>
        <w:gridCol w:w="2870"/>
        <w:gridCol w:w="7550"/>
      </w:tblGrid>
      <w:tr w:rsidR="00370ACD" w:rsidRPr="00544890" w14:paraId="5AD9B8BF"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2C5D28CC" w14:textId="77777777" w:rsidR="00370ACD" w:rsidRPr="00544890" w:rsidRDefault="00370ACD">
            <w:pPr>
              <w:rPr>
                <w:rFonts w:cs="Arial"/>
                <w:sz w:val="18"/>
                <w:szCs w:val="18"/>
              </w:rPr>
            </w:pPr>
            <w:r>
              <w:rPr>
                <w:rFonts w:cs="Arial"/>
                <w:sz w:val="18"/>
                <w:szCs w:val="18"/>
              </w:rPr>
              <w:t>Scenario</w:t>
            </w:r>
          </w:p>
        </w:tc>
        <w:tc>
          <w:tcPr>
            <w:tcW w:w="3623" w:type="pct"/>
          </w:tcPr>
          <w:p w14:paraId="0CF2D4C8" w14:textId="77777777" w:rsidR="00370ACD" w:rsidRPr="00544890" w:rsidRDefault="00370ACD">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370ACD" w:rsidRPr="00544890" w14:paraId="6D5643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6D916B26" w14:textId="77777777" w:rsidR="00370ACD" w:rsidRPr="007114E8" w:rsidRDefault="00370ACD">
            <w:pPr>
              <w:rPr>
                <w:rFonts w:cs="Arial"/>
                <w:bCs w:val="0"/>
                <w:sz w:val="16"/>
                <w:szCs w:val="16"/>
              </w:rPr>
            </w:pPr>
            <w:r>
              <w:rPr>
                <w:rFonts w:cs="Arial"/>
                <w:bCs w:val="0"/>
                <w:sz w:val="16"/>
                <w:szCs w:val="16"/>
              </w:rPr>
              <w:t>&lt;Scenario Description&gt;</w:t>
            </w:r>
          </w:p>
        </w:tc>
        <w:tc>
          <w:tcPr>
            <w:tcW w:w="3623" w:type="pct"/>
          </w:tcPr>
          <w:p w14:paraId="7EC882FE" w14:textId="77777777" w:rsidR="00370ACD" w:rsidRPr="0041290D" w:rsidRDefault="00370ACD">
            <w:pPr>
              <w:cnfStyle w:val="000000100000" w:firstRow="0" w:lastRow="0" w:firstColumn="0" w:lastColumn="0" w:oddVBand="0" w:evenVBand="0" w:oddHBand="1" w:evenHBand="0" w:firstRowFirstColumn="0" w:firstRowLastColumn="0" w:lastRowFirstColumn="0" w:lastRowLastColumn="0"/>
              <w:rPr>
                <w:rFonts w:cs="Arial"/>
                <w:sz w:val="16"/>
                <w:szCs w:val="16"/>
              </w:rPr>
            </w:pPr>
            <w:r>
              <w:rPr>
                <w:sz w:val="16"/>
                <w:szCs w:val="16"/>
              </w:rPr>
              <w:t>&lt;Expected result narrative&gt;</w:t>
            </w:r>
          </w:p>
        </w:tc>
      </w:tr>
      <w:tr w:rsidR="00370ACD" w:rsidRPr="00544890" w14:paraId="3C76771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216B87F8" w14:textId="77777777" w:rsidR="00370ACD" w:rsidRPr="007114E8" w:rsidRDefault="00370ACD">
            <w:pPr>
              <w:rPr>
                <w:rFonts w:cs="Arial"/>
                <w:bCs w:val="0"/>
                <w:sz w:val="16"/>
                <w:szCs w:val="16"/>
              </w:rPr>
            </w:pPr>
          </w:p>
        </w:tc>
        <w:tc>
          <w:tcPr>
            <w:tcW w:w="3623" w:type="pct"/>
          </w:tcPr>
          <w:p w14:paraId="354BEAAB" w14:textId="77777777" w:rsidR="00370ACD" w:rsidRPr="0041290D" w:rsidRDefault="00370ACD">
            <w:pPr>
              <w:cnfStyle w:val="000000010000" w:firstRow="0" w:lastRow="0" w:firstColumn="0" w:lastColumn="0" w:oddVBand="0" w:evenVBand="0" w:oddHBand="0" w:evenHBand="1" w:firstRowFirstColumn="0" w:firstRowLastColumn="0" w:lastRowFirstColumn="0" w:lastRowLastColumn="0"/>
              <w:rPr>
                <w:sz w:val="16"/>
                <w:szCs w:val="16"/>
              </w:rPr>
            </w:pPr>
          </w:p>
        </w:tc>
      </w:tr>
    </w:tbl>
    <w:p w14:paraId="01D6726F" w14:textId="77777777" w:rsidR="00415DE5" w:rsidRDefault="00415DE5" w:rsidP="00415DE5">
      <w:pPr>
        <w:pStyle w:val="BodyText"/>
      </w:pPr>
    </w:p>
    <w:p w14:paraId="412978AD" w14:textId="77777777" w:rsidR="0016050F" w:rsidRDefault="0016050F" w:rsidP="0016050F">
      <w:pPr>
        <w:pStyle w:val="FunctionalRequirements"/>
      </w:pPr>
      <w:r>
        <w:t>Approver Notification</w:t>
      </w:r>
    </w:p>
    <w:tbl>
      <w:tblPr>
        <w:tblStyle w:val="LightGrid-Accent1"/>
        <w:tblW w:w="5000" w:type="pct"/>
        <w:tblLayout w:type="fixed"/>
        <w:tblLook w:val="04A0" w:firstRow="1" w:lastRow="0" w:firstColumn="1" w:lastColumn="0" w:noHBand="0" w:noVBand="1"/>
      </w:tblPr>
      <w:tblGrid>
        <w:gridCol w:w="2870"/>
        <w:gridCol w:w="7550"/>
      </w:tblGrid>
      <w:tr w:rsidR="0016050F" w:rsidRPr="00544890" w14:paraId="0A375EB0"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2D892C7F" w14:textId="77777777" w:rsidR="0016050F" w:rsidRPr="00544890" w:rsidRDefault="0016050F">
            <w:pPr>
              <w:rPr>
                <w:rFonts w:cs="Arial"/>
                <w:sz w:val="18"/>
                <w:szCs w:val="18"/>
              </w:rPr>
            </w:pPr>
            <w:r>
              <w:rPr>
                <w:rFonts w:cs="Arial"/>
                <w:sz w:val="18"/>
                <w:szCs w:val="18"/>
              </w:rPr>
              <w:t>Scenario</w:t>
            </w:r>
          </w:p>
        </w:tc>
        <w:tc>
          <w:tcPr>
            <w:tcW w:w="3623" w:type="pct"/>
          </w:tcPr>
          <w:p w14:paraId="027CD656" w14:textId="77777777" w:rsidR="0016050F" w:rsidRPr="00544890" w:rsidRDefault="0016050F">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16050F" w:rsidRPr="00544890" w14:paraId="71316A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09383752" w14:textId="433F3606" w:rsidR="0016050F" w:rsidRPr="007114E8" w:rsidRDefault="00E07EDA">
            <w:pPr>
              <w:rPr>
                <w:rFonts w:cs="Arial"/>
                <w:bCs w:val="0"/>
                <w:sz w:val="16"/>
                <w:szCs w:val="16"/>
              </w:rPr>
            </w:pPr>
            <w:proofErr w:type="spellStart"/>
            <w:r>
              <w:rPr>
                <w:rFonts w:cs="Arial"/>
                <w:bCs w:val="0"/>
                <w:sz w:val="16"/>
                <w:szCs w:val="16"/>
              </w:rPr>
              <w:t>Trasaction</w:t>
            </w:r>
            <w:proofErr w:type="spellEnd"/>
            <w:r>
              <w:rPr>
                <w:rFonts w:cs="Arial"/>
                <w:bCs w:val="0"/>
                <w:sz w:val="16"/>
                <w:szCs w:val="16"/>
              </w:rPr>
              <w:t xml:space="preserve"> has been final approved.</w:t>
            </w:r>
          </w:p>
        </w:tc>
        <w:tc>
          <w:tcPr>
            <w:tcW w:w="3623" w:type="pct"/>
          </w:tcPr>
          <w:p w14:paraId="4CAF03CB" w14:textId="6CE57F5C" w:rsidR="0016050F" w:rsidRPr="0041290D" w:rsidRDefault="00E07EDA">
            <w:pPr>
              <w:cnfStyle w:val="000000100000" w:firstRow="0" w:lastRow="0" w:firstColumn="0" w:lastColumn="0" w:oddVBand="0" w:evenVBand="0" w:oddHBand="1" w:evenHBand="0" w:firstRowFirstColumn="0" w:firstRowLastColumn="0" w:lastRowFirstColumn="0" w:lastRowLastColumn="0"/>
              <w:rPr>
                <w:rFonts w:cs="Arial"/>
                <w:sz w:val="16"/>
                <w:szCs w:val="16"/>
              </w:rPr>
            </w:pPr>
            <w:r>
              <w:rPr>
                <w:sz w:val="16"/>
                <w:szCs w:val="16"/>
              </w:rPr>
              <w:t>Email notification sent to specified recipient.</w:t>
            </w:r>
          </w:p>
        </w:tc>
      </w:tr>
      <w:tr w:rsidR="0016050F" w:rsidRPr="00544890" w14:paraId="554C5B1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0FCE9434" w14:textId="77777777" w:rsidR="0016050F" w:rsidRPr="007114E8" w:rsidRDefault="0016050F">
            <w:pPr>
              <w:rPr>
                <w:rFonts w:cs="Arial"/>
                <w:bCs w:val="0"/>
                <w:sz w:val="16"/>
                <w:szCs w:val="16"/>
              </w:rPr>
            </w:pPr>
          </w:p>
        </w:tc>
        <w:tc>
          <w:tcPr>
            <w:tcW w:w="3623" w:type="pct"/>
          </w:tcPr>
          <w:p w14:paraId="03184644" w14:textId="77777777" w:rsidR="0016050F" w:rsidRPr="0041290D" w:rsidRDefault="0016050F">
            <w:pPr>
              <w:cnfStyle w:val="000000010000" w:firstRow="0" w:lastRow="0" w:firstColumn="0" w:lastColumn="0" w:oddVBand="0" w:evenVBand="0" w:oddHBand="0" w:evenHBand="1" w:firstRowFirstColumn="0" w:firstRowLastColumn="0" w:lastRowFirstColumn="0" w:lastRowLastColumn="0"/>
              <w:rPr>
                <w:sz w:val="16"/>
                <w:szCs w:val="16"/>
              </w:rPr>
            </w:pPr>
          </w:p>
        </w:tc>
      </w:tr>
    </w:tbl>
    <w:p w14:paraId="330A3621" w14:textId="77777777" w:rsidR="008C757F" w:rsidRDefault="008C757F" w:rsidP="00097EA4">
      <w:pPr>
        <w:pStyle w:val="BodyText"/>
      </w:pPr>
    </w:p>
    <w:p w14:paraId="611E8CF4" w14:textId="43D60CF6" w:rsidR="007A2B87" w:rsidRDefault="007A2B87" w:rsidP="00062132">
      <w:pPr>
        <w:pStyle w:val="Heading1"/>
      </w:pPr>
      <w:bookmarkStart w:id="62" w:name="_Toc105005181"/>
      <w:bookmarkStart w:id="63" w:name="_Toc105578816"/>
      <w:r>
        <w:t>Sig</w:t>
      </w:r>
      <w:r w:rsidR="00CB4244">
        <w:t>nature</w:t>
      </w:r>
      <w:bookmarkEnd w:id="62"/>
      <w:bookmarkEnd w:id="63"/>
    </w:p>
    <w:p w14:paraId="5FC94ACA" w14:textId="143EAF9A" w:rsidR="006664BA" w:rsidRDefault="006664BA" w:rsidP="006664BA">
      <w:pPr>
        <w:pStyle w:val="BodyText"/>
        <w:ind w:left="720"/>
      </w:pPr>
      <w:r w:rsidRPr="002F4993">
        <w:rPr>
          <w:highlight w:val="yellow"/>
        </w:rPr>
        <w:t xml:space="preserve">NOTE: </w:t>
      </w:r>
      <w:r>
        <w:rPr>
          <w:highlight w:val="yellow"/>
        </w:rPr>
        <w:t xml:space="preserve">Applicable only if not using </w:t>
      </w:r>
      <w:r w:rsidR="00FA28AB">
        <w:rPr>
          <w:highlight w:val="yellow"/>
        </w:rPr>
        <w:t>any approval trackers ex. IPON, JIRA</w:t>
      </w:r>
      <w:r w:rsidRPr="002F4993">
        <w:rPr>
          <w:highlight w:val="yellow"/>
        </w:rPr>
        <w:t>.</w:t>
      </w:r>
    </w:p>
    <w:p w14:paraId="01A44220" w14:textId="77777777" w:rsidR="006664BA" w:rsidRPr="006664BA" w:rsidRDefault="006664BA" w:rsidP="006664BA">
      <w:pPr>
        <w:pStyle w:val="BodyText"/>
      </w:pPr>
    </w:p>
    <w:p w14:paraId="250BE863" w14:textId="76B13CCE" w:rsidR="00DE6A16" w:rsidRDefault="00DE6A16" w:rsidP="00DE6A16">
      <w:pPr>
        <w:pStyle w:val="BodyText"/>
      </w:pPr>
      <w:r w:rsidRPr="00DE6A16">
        <w:t>By signing this document both Infor</w:t>
      </w:r>
      <w:r>
        <w:t xml:space="preserve"> </w:t>
      </w:r>
      <w:r w:rsidRPr="00DE6A16">
        <w:t xml:space="preserve">and </w:t>
      </w:r>
      <w:r>
        <w:t>&lt;Client&gt;</w:t>
      </w:r>
      <w:r w:rsidRPr="00DE6A16">
        <w:t xml:space="preserve"> agree and confirm their acceptance of information contained within th</w:t>
      </w:r>
      <w:r w:rsidR="00250D5D">
        <w:t xml:space="preserve">is </w:t>
      </w:r>
      <w:r w:rsidRPr="00DE6A16">
        <w:t xml:space="preserve">specification which encompasses detailed business processes, requirements, </w:t>
      </w:r>
      <w:proofErr w:type="gramStart"/>
      <w:r w:rsidRPr="00DE6A16">
        <w:t>scope</w:t>
      </w:r>
      <w:proofErr w:type="gramEnd"/>
      <w:r w:rsidR="00645E9A">
        <w:t xml:space="preserve"> and solution design</w:t>
      </w:r>
      <w:r w:rsidRPr="00DE6A16">
        <w:t>.</w:t>
      </w:r>
    </w:p>
    <w:p w14:paraId="535420F0" w14:textId="77777777" w:rsidR="002D63C6" w:rsidRDefault="002D63C6" w:rsidP="002D63C6">
      <w:pPr>
        <w:pStyle w:val="BodyText"/>
      </w:pPr>
    </w:p>
    <w:p w14:paraId="5D8066E9" w14:textId="771FFC81" w:rsidR="002D63C6" w:rsidRDefault="002D63C6" w:rsidP="000D5A69">
      <w:pPr>
        <w:pStyle w:val="Heading2"/>
      </w:pPr>
      <w:bookmarkStart w:id="64" w:name="_Toc105578817"/>
      <w:r>
        <w:t>Functional Specification</w:t>
      </w:r>
      <w:bookmarkEnd w:id="64"/>
    </w:p>
    <w:p w14:paraId="76D54AB7" w14:textId="4391BAC0" w:rsidR="00600B68" w:rsidRDefault="00600B68" w:rsidP="00DE6A16">
      <w:pPr>
        <w:pStyle w:val="BodyText"/>
      </w:pPr>
    </w:p>
    <w:tbl>
      <w:tblPr>
        <w:tblStyle w:val="InforTable0"/>
        <w:tblW w:w="10340" w:type="dxa"/>
        <w:tblInd w:w="85" w:type="dxa"/>
        <w:tblLook w:val="04A0" w:firstRow="1" w:lastRow="0" w:firstColumn="1" w:lastColumn="0" w:noHBand="0" w:noVBand="1"/>
      </w:tblPr>
      <w:tblGrid>
        <w:gridCol w:w="2149"/>
        <w:gridCol w:w="2261"/>
        <w:gridCol w:w="2400"/>
        <w:gridCol w:w="1200"/>
        <w:gridCol w:w="2330"/>
      </w:tblGrid>
      <w:tr w:rsidR="00721730" w14:paraId="43B90E85" w14:textId="77777777" w:rsidTr="26A02F85">
        <w:trPr>
          <w:cnfStyle w:val="100000000000" w:firstRow="1" w:lastRow="0" w:firstColumn="0" w:lastColumn="0" w:oddVBand="0" w:evenVBand="0" w:oddHBand="0" w:evenHBand="0" w:firstRowFirstColumn="0" w:firstRowLastColumn="0" w:lastRowFirstColumn="0" w:lastRowLastColumn="0"/>
        </w:trPr>
        <w:tc>
          <w:tcPr>
            <w:tcW w:w="2149" w:type="dxa"/>
          </w:tcPr>
          <w:p w14:paraId="0551E94E" w14:textId="0A16AB20" w:rsidR="00721730" w:rsidRPr="00FA128A" w:rsidRDefault="00721730">
            <w:pPr>
              <w:pStyle w:val="BodyText"/>
              <w:spacing w:before="60" w:after="60"/>
              <w:ind w:left="0" w:right="562"/>
              <w:rPr>
                <w:b w:val="0"/>
                <w:bCs/>
                <w:color w:val="FFFFFF"/>
              </w:rPr>
            </w:pPr>
            <w:r>
              <w:rPr>
                <w:bCs/>
                <w:color w:val="FFFFFF"/>
              </w:rPr>
              <w:t>Project Sponsor</w:t>
            </w:r>
          </w:p>
        </w:tc>
        <w:tc>
          <w:tcPr>
            <w:tcW w:w="2261" w:type="dxa"/>
          </w:tcPr>
          <w:p w14:paraId="326FFF86" w14:textId="07670148" w:rsidR="00721730" w:rsidRPr="00FA128A" w:rsidRDefault="00721730">
            <w:pPr>
              <w:pStyle w:val="BodyText"/>
              <w:spacing w:before="60" w:after="60"/>
              <w:ind w:left="0" w:right="562"/>
              <w:rPr>
                <w:b w:val="0"/>
                <w:bCs/>
                <w:color w:val="FFFFFF"/>
              </w:rPr>
            </w:pPr>
            <w:r>
              <w:rPr>
                <w:bCs/>
                <w:color w:val="FFFFFF"/>
              </w:rPr>
              <w:t>Name</w:t>
            </w:r>
          </w:p>
        </w:tc>
        <w:tc>
          <w:tcPr>
            <w:tcW w:w="2400" w:type="dxa"/>
          </w:tcPr>
          <w:p w14:paraId="0DAA7546" w14:textId="77777777" w:rsidR="00721730" w:rsidRPr="00FA128A" w:rsidRDefault="00721730">
            <w:pPr>
              <w:pStyle w:val="BodyText"/>
              <w:spacing w:before="60" w:after="60"/>
              <w:ind w:left="0" w:right="562"/>
              <w:rPr>
                <w:b w:val="0"/>
                <w:bCs/>
                <w:color w:val="FFFFFF"/>
              </w:rPr>
            </w:pPr>
            <w:r>
              <w:rPr>
                <w:bCs/>
                <w:color w:val="FFFFFF"/>
              </w:rPr>
              <w:t>Position</w:t>
            </w:r>
          </w:p>
        </w:tc>
        <w:tc>
          <w:tcPr>
            <w:tcW w:w="1200" w:type="dxa"/>
          </w:tcPr>
          <w:p w14:paraId="4F47AEE7" w14:textId="276DF3E7" w:rsidR="00721730" w:rsidRDefault="00721730">
            <w:pPr>
              <w:pStyle w:val="BodyText"/>
              <w:spacing w:before="60" w:after="60"/>
              <w:ind w:left="0" w:right="562"/>
              <w:rPr>
                <w:bCs/>
                <w:color w:val="FFFFFF"/>
              </w:rPr>
            </w:pPr>
            <w:r>
              <w:rPr>
                <w:bCs/>
                <w:color w:val="FFFFFF"/>
              </w:rPr>
              <w:t>Date</w:t>
            </w:r>
          </w:p>
        </w:tc>
        <w:tc>
          <w:tcPr>
            <w:tcW w:w="2330" w:type="dxa"/>
          </w:tcPr>
          <w:p w14:paraId="5F61BDBE" w14:textId="5296002C" w:rsidR="00721730" w:rsidRPr="00FE0A85" w:rsidRDefault="00483570">
            <w:pPr>
              <w:pStyle w:val="BodyText"/>
              <w:spacing w:before="60" w:after="60"/>
              <w:ind w:left="0" w:right="562"/>
              <w:rPr>
                <w:bCs/>
                <w:color w:val="FFFFFF"/>
              </w:rPr>
            </w:pPr>
            <w:r>
              <w:rPr>
                <w:bCs/>
                <w:color w:val="FFFFFF"/>
              </w:rPr>
              <w:t>Signature</w:t>
            </w:r>
          </w:p>
        </w:tc>
      </w:tr>
      <w:tr w:rsidR="00721730" w14:paraId="2140804F" w14:textId="77777777" w:rsidTr="26A02F85">
        <w:trPr>
          <w:cnfStyle w:val="000000100000" w:firstRow="0" w:lastRow="0" w:firstColumn="0" w:lastColumn="0" w:oddVBand="0" w:evenVBand="0" w:oddHBand="1" w:evenHBand="0" w:firstRowFirstColumn="0" w:firstRowLastColumn="0" w:lastRowFirstColumn="0" w:lastRowLastColumn="0"/>
        </w:trPr>
        <w:tc>
          <w:tcPr>
            <w:tcW w:w="2149" w:type="dxa"/>
          </w:tcPr>
          <w:p w14:paraId="2D6EDEC2" w14:textId="5BB44F10" w:rsidR="00721730" w:rsidRPr="00FA128A" w:rsidRDefault="00C205AB">
            <w:pPr>
              <w:pStyle w:val="BodyText"/>
              <w:spacing w:before="60" w:after="60"/>
              <w:ind w:left="0" w:right="567"/>
            </w:pPr>
            <w:r>
              <w:t>&lt;Client&gt;</w:t>
            </w:r>
          </w:p>
        </w:tc>
        <w:tc>
          <w:tcPr>
            <w:tcW w:w="2261" w:type="dxa"/>
          </w:tcPr>
          <w:p w14:paraId="1164752C" w14:textId="0564FB0A" w:rsidR="00721730" w:rsidRPr="00FA128A" w:rsidRDefault="52975757">
            <w:pPr>
              <w:pStyle w:val="BodyText"/>
              <w:spacing w:before="60" w:after="60"/>
              <w:ind w:left="0" w:right="567"/>
            </w:pPr>
            <w:r>
              <w:t>Amy NeSmith</w:t>
            </w:r>
          </w:p>
        </w:tc>
        <w:tc>
          <w:tcPr>
            <w:tcW w:w="2400" w:type="dxa"/>
          </w:tcPr>
          <w:p w14:paraId="55EFD168" w14:textId="5FE4C97F" w:rsidR="00721730" w:rsidRDefault="1F4FA25E">
            <w:pPr>
              <w:pStyle w:val="BodyText"/>
              <w:spacing w:before="60" w:after="60"/>
              <w:ind w:left="0"/>
            </w:pPr>
            <w:r>
              <w:t xml:space="preserve">ERP System Support Analyst </w:t>
            </w:r>
          </w:p>
        </w:tc>
        <w:tc>
          <w:tcPr>
            <w:tcW w:w="1200" w:type="dxa"/>
          </w:tcPr>
          <w:p w14:paraId="44708B28" w14:textId="15B6B08C" w:rsidR="00721730" w:rsidRDefault="1F4FA25E">
            <w:pPr>
              <w:pStyle w:val="BodyText"/>
              <w:spacing w:before="60" w:after="60"/>
              <w:ind w:left="0"/>
            </w:pPr>
            <w:r>
              <w:t>1.4.2024</w:t>
            </w:r>
          </w:p>
        </w:tc>
        <w:tc>
          <w:tcPr>
            <w:tcW w:w="2330" w:type="dxa"/>
          </w:tcPr>
          <w:p w14:paraId="6C415400" w14:textId="2A17B922" w:rsidR="00721730" w:rsidRDefault="1F4FA25E">
            <w:pPr>
              <w:pStyle w:val="BodyText"/>
              <w:spacing w:before="60" w:after="60"/>
              <w:ind w:left="0"/>
              <w:rPr>
                <w:rFonts w:ascii="STXingkai" w:eastAsia="STXingkai" w:hAnsi="STXingkai" w:cs="STXingkai"/>
                <w:i/>
              </w:rPr>
            </w:pPr>
            <w:r w:rsidRPr="26A02F85">
              <w:rPr>
                <w:rFonts w:ascii="STXingkai" w:eastAsia="STXingkai" w:hAnsi="STXingkai" w:cs="STXingkai"/>
                <w:i/>
                <w:iCs/>
              </w:rPr>
              <w:t>Amy NeSmith</w:t>
            </w:r>
          </w:p>
        </w:tc>
      </w:tr>
      <w:tr w:rsidR="00721730" w14:paraId="685FC961" w14:textId="77777777" w:rsidTr="26A02F85">
        <w:trPr>
          <w:cnfStyle w:val="000000010000" w:firstRow="0" w:lastRow="0" w:firstColumn="0" w:lastColumn="0" w:oddVBand="0" w:evenVBand="0" w:oddHBand="0" w:evenHBand="1" w:firstRowFirstColumn="0" w:firstRowLastColumn="0" w:lastRowFirstColumn="0" w:lastRowLastColumn="0"/>
        </w:trPr>
        <w:tc>
          <w:tcPr>
            <w:tcW w:w="2149" w:type="dxa"/>
          </w:tcPr>
          <w:p w14:paraId="4287175D" w14:textId="21A557EA" w:rsidR="00721730" w:rsidRDefault="00C205AB">
            <w:pPr>
              <w:pStyle w:val="BodyText"/>
              <w:spacing w:before="60" w:after="60"/>
              <w:ind w:left="0" w:right="567"/>
            </w:pPr>
            <w:r>
              <w:t>Infor</w:t>
            </w:r>
          </w:p>
        </w:tc>
        <w:tc>
          <w:tcPr>
            <w:tcW w:w="2261" w:type="dxa"/>
          </w:tcPr>
          <w:p w14:paraId="53981B42" w14:textId="77777777" w:rsidR="00721730" w:rsidRDefault="00721730">
            <w:pPr>
              <w:pStyle w:val="BodyText"/>
              <w:spacing w:before="60" w:after="60"/>
              <w:ind w:left="0" w:right="567"/>
            </w:pPr>
          </w:p>
        </w:tc>
        <w:tc>
          <w:tcPr>
            <w:tcW w:w="2400" w:type="dxa"/>
          </w:tcPr>
          <w:p w14:paraId="0D5A8FF7" w14:textId="77777777" w:rsidR="00721730" w:rsidRDefault="00721730">
            <w:pPr>
              <w:pStyle w:val="BodyText"/>
              <w:spacing w:before="60" w:after="60"/>
              <w:ind w:left="0"/>
            </w:pPr>
          </w:p>
        </w:tc>
        <w:tc>
          <w:tcPr>
            <w:tcW w:w="1200" w:type="dxa"/>
          </w:tcPr>
          <w:p w14:paraId="36C3762C" w14:textId="77777777" w:rsidR="00721730" w:rsidRDefault="00721730">
            <w:pPr>
              <w:pStyle w:val="BodyText"/>
              <w:spacing w:before="60" w:after="60"/>
              <w:ind w:left="0"/>
            </w:pPr>
          </w:p>
        </w:tc>
        <w:tc>
          <w:tcPr>
            <w:tcW w:w="2330" w:type="dxa"/>
          </w:tcPr>
          <w:p w14:paraId="6651BA2A" w14:textId="4AD3B494" w:rsidR="00721730" w:rsidRDefault="00721730">
            <w:pPr>
              <w:pStyle w:val="BodyText"/>
              <w:spacing w:before="60" w:after="60"/>
              <w:ind w:left="0"/>
            </w:pPr>
          </w:p>
        </w:tc>
      </w:tr>
    </w:tbl>
    <w:p w14:paraId="725BC261" w14:textId="77777777" w:rsidR="002D63C6" w:rsidRDefault="002D63C6" w:rsidP="002D63C6">
      <w:pPr>
        <w:pStyle w:val="BodyText"/>
      </w:pPr>
    </w:p>
    <w:p w14:paraId="453D00F8" w14:textId="2E526D67" w:rsidR="002D63C6" w:rsidRDefault="002D63C6" w:rsidP="000D5A69">
      <w:pPr>
        <w:pStyle w:val="Heading2"/>
      </w:pPr>
      <w:bookmarkStart w:id="65" w:name="_Toc105578818"/>
      <w:r>
        <w:t>Technical Specification</w:t>
      </w:r>
      <w:bookmarkEnd w:id="65"/>
    </w:p>
    <w:p w14:paraId="505AFC24" w14:textId="77777777" w:rsidR="002D63C6" w:rsidRDefault="002D63C6" w:rsidP="002D63C6">
      <w:pPr>
        <w:pStyle w:val="BodyText"/>
      </w:pPr>
    </w:p>
    <w:tbl>
      <w:tblPr>
        <w:tblStyle w:val="InforTable0"/>
        <w:tblW w:w="10340" w:type="dxa"/>
        <w:tblInd w:w="85" w:type="dxa"/>
        <w:tblLook w:val="04A0" w:firstRow="1" w:lastRow="0" w:firstColumn="1" w:lastColumn="0" w:noHBand="0" w:noVBand="1"/>
      </w:tblPr>
      <w:tblGrid>
        <w:gridCol w:w="2147"/>
        <w:gridCol w:w="2257"/>
        <w:gridCol w:w="2485"/>
        <w:gridCol w:w="1125"/>
        <w:gridCol w:w="2326"/>
      </w:tblGrid>
      <w:tr w:rsidR="002D63C6" w14:paraId="76A58A85" w14:textId="77777777" w:rsidTr="26A02F85">
        <w:trPr>
          <w:cnfStyle w:val="100000000000" w:firstRow="1" w:lastRow="0" w:firstColumn="0" w:lastColumn="0" w:oddVBand="0" w:evenVBand="0" w:oddHBand="0" w:evenHBand="0" w:firstRowFirstColumn="0" w:firstRowLastColumn="0" w:lastRowFirstColumn="0" w:lastRowLastColumn="0"/>
        </w:trPr>
        <w:tc>
          <w:tcPr>
            <w:tcW w:w="2149" w:type="dxa"/>
          </w:tcPr>
          <w:p w14:paraId="4D87C6F2" w14:textId="77777777" w:rsidR="002D63C6" w:rsidRPr="00FA128A" w:rsidRDefault="002D63C6">
            <w:pPr>
              <w:pStyle w:val="BodyText"/>
              <w:spacing w:before="60" w:after="60"/>
              <w:ind w:left="0" w:right="562"/>
              <w:rPr>
                <w:b w:val="0"/>
                <w:bCs/>
                <w:color w:val="FFFFFF"/>
              </w:rPr>
            </w:pPr>
            <w:r>
              <w:rPr>
                <w:bCs/>
                <w:color w:val="FFFFFF"/>
              </w:rPr>
              <w:t>Project Sponsor</w:t>
            </w:r>
          </w:p>
        </w:tc>
        <w:tc>
          <w:tcPr>
            <w:tcW w:w="2261" w:type="dxa"/>
          </w:tcPr>
          <w:p w14:paraId="6CE811E5" w14:textId="77777777" w:rsidR="002D63C6" w:rsidRPr="00FA128A" w:rsidRDefault="002D63C6">
            <w:pPr>
              <w:pStyle w:val="BodyText"/>
              <w:spacing w:before="60" w:after="60"/>
              <w:ind w:left="0" w:right="562"/>
              <w:rPr>
                <w:b w:val="0"/>
                <w:bCs/>
                <w:color w:val="FFFFFF"/>
              </w:rPr>
            </w:pPr>
            <w:r>
              <w:rPr>
                <w:bCs/>
                <w:color w:val="FFFFFF"/>
              </w:rPr>
              <w:t>Name</w:t>
            </w:r>
          </w:p>
        </w:tc>
        <w:tc>
          <w:tcPr>
            <w:tcW w:w="2490" w:type="dxa"/>
          </w:tcPr>
          <w:p w14:paraId="1E03722F" w14:textId="77777777" w:rsidR="002D63C6" w:rsidRPr="00FA128A" w:rsidRDefault="002D63C6">
            <w:pPr>
              <w:pStyle w:val="BodyText"/>
              <w:spacing w:before="60" w:after="60"/>
              <w:ind w:left="0" w:right="562"/>
              <w:rPr>
                <w:b w:val="0"/>
                <w:bCs/>
                <w:color w:val="FFFFFF"/>
              </w:rPr>
            </w:pPr>
            <w:r>
              <w:rPr>
                <w:bCs/>
                <w:color w:val="FFFFFF"/>
              </w:rPr>
              <w:t>Position</w:t>
            </w:r>
          </w:p>
        </w:tc>
        <w:tc>
          <w:tcPr>
            <w:tcW w:w="1110" w:type="dxa"/>
          </w:tcPr>
          <w:p w14:paraId="05402F73" w14:textId="77777777" w:rsidR="002D63C6" w:rsidRDefault="002D63C6">
            <w:pPr>
              <w:pStyle w:val="BodyText"/>
              <w:spacing w:before="60" w:after="60"/>
              <w:ind w:left="0" w:right="562"/>
              <w:rPr>
                <w:bCs/>
                <w:color w:val="FFFFFF"/>
              </w:rPr>
            </w:pPr>
            <w:r>
              <w:rPr>
                <w:bCs/>
                <w:color w:val="FFFFFF"/>
              </w:rPr>
              <w:t>Date</w:t>
            </w:r>
          </w:p>
        </w:tc>
        <w:tc>
          <w:tcPr>
            <w:tcW w:w="2330" w:type="dxa"/>
          </w:tcPr>
          <w:p w14:paraId="0A68EF00" w14:textId="77777777" w:rsidR="002D63C6" w:rsidRPr="00FE0A85" w:rsidRDefault="002D63C6">
            <w:pPr>
              <w:pStyle w:val="BodyText"/>
              <w:spacing w:before="60" w:after="60"/>
              <w:ind w:left="0" w:right="562"/>
              <w:rPr>
                <w:bCs/>
                <w:color w:val="FFFFFF"/>
              </w:rPr>
            </w:pPr>
            <w:r>
              <w:rPr>
                <w:bCs/>
                <w:color w:val="FFFFFF"/>
              </w:rPr>
              <w:t>Signature</w:t>
            </w:r>
          </w:p>
        </w:tc>
      </w:tr>
      <w:tr w:rsidR="002D63C6" w14:paraId="4B02D280" w14:textId="77777777" w:rsidTr="26A02F85">
        <w:trPr>
          <w:cnfStyle w:val="000000100000" w:firstRow="0" w:lastRow="0" w:firstColumn="0" w:lastColumn="0" w:oddVBand="0" w:evenVBand="0" w:oddHBand="1" w:evenHBand="0" w:firstRowFirstColumn="0" w:firstRowLastColumn="0" w:lastRowFirstColumn="0" w:lastRowLastColumn="0"/>
        </w:trPr>
        <w:tc>
          <w:tcPr>
            <w:tcW w:w="2149" w:type="dxa"/>
          </w:tcPr>
          <w:p w14:paraId="47C00102" w14:textId="77777777" w:rsidR="002D63C6" w:rsidRPr="00FA128A" w:rsidRDefault="002D63C6">
            <w:pPr>
              <w:pStyle w:val="BodyText"/>
              <w:spacing w:before="60" w:after="60"/>
              <w:ind w:left="0" w:right="567"/>
            </w:pPr>
            <w:r>
              <w:t>&lt;Client&gt;</w:t>
            </w:r>
          </w:p>
        </w:tc>
        <w:tc>
          <w:tcPr>
            <w:tcW w:w="2261" w:type="dxa"/>
          </w:tcPr>
          <w:p w14:paraId="56BA42E0" w14:textId="0564FB0A" w:rsidR="26A02F85" w:rsidRDefault="26A02F85" w:rsidP="26A02F85">
            <w:pPr>
              <w:pStyle w:val="BodyText"/>
              <w:spacing w:before="60" w:after="60"/>
              <w:ind w:left="0" w:right="567"/>
            </w:pPr>
            <w:r>
              <w:t>Amy NeSmith</w:t>
            </w:r>
          </w:p>
        </w:tc>
        <w:tc>
          <w:tcPr>
            <w:tcW w:w="2490" w:type="dxa"/>
          </w:tcPr>
          <w:p w14:paraId="17C44202" w14:textId="5FE4C97F" w:rsidR="26A02F85" w:rsidRDefault="26A02F85" w:rsidP="26A02F85">
            <w:pPr>
              <w:pStyle w:val="BodyText"/>
              <w:spacing w:before="60" w:after="60"/>
              <w:ind w:left="0"/>
            </w:pPr>
            <w:r>
              <w:t xml:space="preserve">ERP System Support Analyst </w:t>
            </w:r>
          </w:p>
        </w:tc>
        <w:tc>
          <w:tcPr>
            <w:tcW w:w="1110" w:type="dxa"/>
          </w:tcPr>
          <w:p w14:paraId="2E8324A6" w14:textId="15B6B08C" w:rsidR="26A02F85" w:rsidRDefault="26A02F85" w:rsidP="26A02F85">
            <w:pPr>
              <w:pStyle w:val="BodyText"/>
              <w:spacing w:before="60" w:after="60"/>
              <w:ind w:left="0"/>
            </w:pPr>
            <w:r>
              <w:t>1.4.2024</w:t>
            </w:r>
          </w:p>
        </w:tc>
        <w:tc>
          <w:tcPr>
            <w:tcW w:w="2330" w:type="dxa"/>
          </w:tcPr>
          <w:p w14:paraId="4B2405B8" w14:textId="2A17B922" w:rsidR="26A02F85" w:rsidRPr="26A02F85" w:rsidRDefault="26A02F85" w:rsidP="26A02F85">
            <w:pPr>
              <w:pStyle w:val="BodyText"/>
              <w:spacing w:before="60" w:after="60"/>
              <w:ind w:left="0"/>
              <w:rPr>
                <w:rFonts w:ascii="STXingkai" w:eastAsia="STXingkai" w:hAnsi="STXingkai" w:cs="STXingkai"/>
                <w:i/>
                <w:iCs/>
              </w:rPr>
            </w:pPr>
            <w:r w:rsidRPr="26A02F85">
              <w:rPr>
                <w:rFonts w:ascii="STXingkai" w:eastAsia="STXingkai" w:hAnsi="STXingkai" w:cs="STXingkai"/>
                <w:i/>
                <w:iCs/>
              </w:rPr>
              <w:t>Amy NeSmith</w:t>
            </w:r>
          </w:p>
        </w:tc>
      </w:tr>
      <w:tr w:rsidR="002D63C6" w14:paraId="01C0450E" w14:textId="77777777" w:rsidTr="26A02F85">
        <w:trPr>
          <w:cnfStyle w:val="000000010000" w:firstRow="0" w:lastRow="0" w:firstColumn="0" w:lastColumn="0" w:oddVBand="0" w:evenVBand="0" w:oddHBand="0" w:evenHBand="1" w:firstRowFirstColumn="0" w:firstRowLastColumn="0" w:lastRowFirstColumn="0" w:lastRowLastColumn="0"/>
        </w:trPr>
        <w:tc>
          <w:tcPr>
            <w:tcW w:w="2149" w:type="dxa"/>
          </w:tcPr>
          <w:p w14:paraId="46525543" w14:textId="77777777" w:rsidR="002D63C6" w:rsidRDefault="002D63C6">
            <w:pPr>
              <w:pStyle w:val="BodyText"/>
              <w:spacing w:before="60" w:after="60"/>
              <w:ind w:left="0" w:right="567"/>
            </w:pPr>
            <w:r>
              <w:t>Infor</w:t>
            </w:r>
          </w:p>
        </w:tc>
        <w:tc>
          <w:tcPr>
            <w:tcW w:w="2261" w:type="dxa"/>
          </w:tcPr>
          <w:p w14:paraId="5F9DC03B" w14:textId="77777777" w:rsidR="002D63C6" w:rsidRDefault="002D63C6">
            <w:pPr>
              <w:pStyle w:val="BodyText"/>
              <w:spacing w:before="60" w:after="60"/>
              <w:ind w:left="0" w:right="567"/>
            </w:pPr>
          </w:p>
        </w:tc>
        <w:tc>
          <w:tcPr>
            <w:tcW w:w="2490" w:type="dxa"/>
          </w:tcPr>
          <w:p w14:paraId="41E48FEB" w14:textId="77777777" w:rsidR="002D63C6" w:rsidRDefault="002D63C6">
            <w:pPr>
              <w:pStyle w:val="BodyText"/>
              <w:spacing w:before="60" w:after="60"/>
              <w:ind w:left="0"/>
            </w:pPr>
          </w:p>
        </w:tc>
        <w:tc>
          <w:tcPr>
            <w:tcW w:w="1110" w:type="dxa"/>
          </w:tcPr>
          <w:p w14:paraId="78720734" w14:textId="77777777" w:rsidR="002D63C6" w:rsidRDefault="002D63C6">
            <w:pPr>
              <w:pStyle w:val="BodyText"/>
              <w:spacing w:before="60" w:after="60"/>
              <w:ind w:left="0"/>
            </w:pPr>
          </w:p>
        </w:tc>
        <w:tc>
          <w:tcPr>
            <w:tcW w:w="2330" w:type="dxa"/>
          </w:tcPr>
          <w:p w14:paraId="498B581E" w14:textId="77777777" w:rsidR="002D63C6" w:rsidRDefault="002D63C6">
            <w:pPr>
              <w:pStyle w:val="BodyText"/>
              <w:spacing w:before="60" w:after="60"/>
              <w:ind w:left="0"/>
            </w:pPr>
          </w:p>
        </w:tc>
      </w:tr>
    </w:tbl>
    <w:p w14:paraId="4113358C" w14:textId="77777777" w:rsidR="00F0447F" w:rsidRPr="00A10364" w:rsidRDefault="00F0447F" w:rsidP="00F0447F">
      <w:pPr>
        <w:pStyle w:val="BodyText"/>
      </w:pPr>
    </w:p>
    <w:p w14:paraId="68EE05CF" w14:textId="38ED7F6B" w:rsidR="009C473E" w:rsidRDefault="009C473E" w:rsidP="00062132">
      <w:pPr>
        <w:pStyle w:val="Heading1"/>
      </w:pPr>
      <w:bookmarkStart w:id="66" w:name="_Toc105005182"/>
      <w:bookmarkStart w:id="67" w:name="_Toc105578819"/>
      <w:r>
        <w:t>A</w:t>
      </w:r>
      <w:r w:rsidR="00E8602B">
        <w:t>ppendix</w:t>
      </w:r>
      <w:bookmarkEnd w:id="66"/>
      <w:bookmarkEnd w:id="67"/>
    </w:p>
    <w:p w14:paraId="20644C18" w14:textId="4159DF27" w:rsidR="0085481F" w:rsidRDefault="0085481F" w:rsidP="003158AE">
      <w:pPr>
        <w:pStyle w:val="BodyText"/>
        <w:ind w:left="720"/>
      </w:pPr>
    </w:p>
    <w:p w14:paraId="39DB352E" w14:textId="1C33F676" w:rsidR="00180B50" w:rsidRDefault="00180B50" w:rsidP="00180B50">
      <w:pPr>
        <w:pStyle w:val="Heading2"/>
      </w:pPr>
      <w:bookmarkStart w:id="68" w:name="_Toc105578820"/>
      <w:r>
        <w:t>Client Approval</w:t>
      </w:r>
      <w:bookmarkEnd w:id="68"/>
    </w:p>
    <w:p w14:paraId="2D7A9900" w14:textId="77777777" w:rsidR="00180B50" w:rsidRDefault="00180B50" w:rsidP="00180B50">
      <w:pPr>
        <w:pStyle w:val="BodyText"/>
        <w:ind w:left="720"/>
      </w:pPr>
    </w:p>
    <w:p w14:paraId="2FD2BDB3" w14:textId="22500C0C" w:rsidR="0085481F" w:rsidRDefault="00A91763" w:rsidP="0085481F">
      <w:pPr>
        <w:pStyle w:val="Heading2"/>
      </w:pPr>
      <w:bookmarkStart w:id="69" w:name="_Toc105578821"/>
      <w:r>
        <w:t xml:space="preserve">Sample </w:t>
      </w:r>
      <w:r w:rsidR="00BF0DB7">
        <w:t>Vendor</w:t>
      </w:r>
      <w:r>
        <w:t xml:space="preserve"> Files</w:t>
      </w:r>
      <w:bookmarkEnd w:id="69"/>
    </w:p>
    <w:p w14:paraId="4696E67F" w14:textId="77777777" w:rsidR="00A91763" w:rsidRDefault="00A91763" w:rsidP="00A91763">
      <w:pPr>
        <w:pStyle w:val="BodyText"/>
        <w:ind w:left="720"/>
      </w:pPr>
    </w:p>
    <w:p w14:paraId="27847F33" w14:textId="562F1253" w:rsidR="009C473E" w:rsidRDefault="00A91763" w:rsidP="00A91763">
      <w:pPr>
        <w:pStyle w:val="Heading2"/>
      </w:pPr>
      <w:bookmarkStart w:id="70" w:name="_Toc105578822"/>
      <w:r>
        <w:t>LPL Codes</w:t>
      </w:r>
      <w:bookmarkEnd w:id="70"/>
    </w:p>
    <w:p w14:paraId="34EA5260" w14:textId="77777777" w:rsidR="008B24A2" w:rsidRDefault="008B24A2" w:rsidP="008B24A2">
      <w:pPr>
        <w:pStyle w:val="BodyText"/>
        <w:ind w:left="720"/>
      </w:pPr>
    </w:p>
    <w:p w14:paraId="1C66EC6B" w14:textId="0B05F2DE" w:rsidR="008B24A2" w:rsidRDefault="008B24A2" w:rsidP="008B24A2">
      <w:pPr>
        <w:pStyle w:val="Heading2"/>
      </w:pPr>
      <w:bookmarkStart w:id="71" w:name="_Toc105578823"/>
      <w:r>
        <w:t>Process Flow</w:t>
      </w:r>
      <w:bookmarkEnd w:id="71"/>
    </w:p>
    <w:p w14:paraId="66DEEDD7" w14:textId="77777777" w:rsidR="00A91763" w:rsidRPr="00A91763" w:rsidRDefault="00A91763" w:rsidP="00A91763">
      <w:pPr>
        <w:pStyle w:val="BodyText"/>
      </w:pPr>
    </w:p>
    <w:sectPr w:rsidR="00A91763" w:rsidRPr="00A91763" w:rsidSect="00DD7A08">
      <w:headerReference w:type="default" r:id="rId28"/>
      <w:footerReference w:type="even" r:id="rId29"/>
      <w:footerReference w:type="default" r:id="rId30"/>
      <w:headerReference w:type="first" r:id="rId31"/>
      <w:footerReference w:type="first" r:id="rId32"/>
      <w:pgSz w:w="12240" w:h="15840" w:code="1"/>
      <w:pgMar w:top="1080" w:right="720" w:bottom="1440" w:left="720" w:header="432" w:footer="720" w:gutter="360"/>
      <w:paperSrc w:first="111" w:other="111"/>
      <w:pgNumType w:start="1"/>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8" w:author="Amy NeSmith" w:date="2023-12-28T09:51:00Z" w:initials="AN">
    <w:p w14:paraId="28F1726C" w14:textId="2A60334A" w:rsidR="6CAD8132" w:rsidRDefault="6CAD8132">
      <w:pPr>
        <w:pStyle w:val="CommentText"/>
      </w:pPr>
      <w:r>
        <w:t xml:space="preserve">FR 1.3 Frequency. </w:t>
      </w:r>
      <w:r>
        <w:rPr>
          <w:rStyle w:val="CommentReference"/>
        </w:rPr>
        <w:annotationRef/>
      </w:r>
    </w:p>
    <w:p w14:paraId="262BD16C" w14:textId="4314339F" w:rsidR="6CAD8132" w:rsidRDefault="6CAD8132">
      <w:pPr>
        <w:pStyle w:val="CommentText"/>
      </w:pPr>
      <w:r>
        <w:t>Should this be scheduled verses triggered because the file will be used in I93 and the new one for the POV vendors</w:t>
      </w:r>
    </w:p>
  </w:comment>
  <w:comment w:id="19" w:author="April Hope Remandaban" w:date="2024-01-02T08:25:00Z" w:initials="AR">
    <w:p w14:paraId="4C61B28D" w14:textId="77777777" w:rsidR="002B2B7A" w:rsidRDefault="002B2B7A">
      <w:pPr>
        <w:pStyle w:val="CommentText"/>
      </w:pPr>
      <w:r>
        <w:rPr>
          <w:rStyle w:val="CommentReference"/>
        </w:rPr>
        <w:annotationRef/>
      </w:r>
      <w:r>
        <w:rPr>
          <w:lang w:val="en-PH"/>
        </w:rPr>
        <w:t>Please provide the scheduled/specific time for the day.</w:t>
      </w:r>
    </w:p>
  </w:comment>
  <w:comment w:id="21" w:author="Amy NeSmith" w:date="2023-12-28T15:20:00Z" w:initials="AN">
    <w:p w14:paraId="7B5B449C" w14:textId="620136B9" w:rsidR="6CAD8132" w:rsidRDefault="6CAD8132">
      <w:pPr>
        <w:pStyle w:val="CommentText"/>
      </w:pPr>
      <w:r>
        <w:t>FR1.4 Header name needs changed from Cerner to Vendor</w:t>
      </w:r>
      <w:r>
        <w:rPr>
          <w:rStyle w:val="CommentReference"/>
        </w:rPr>
        <w:annotationRef/>
      </w:r>
    </w:p>
  </w:comment>
  <w:comment w:id="20" w:author="Amy NeSmith" w:date="2023-12-22T09:12:00Z" w:initials="AN">
    <w:p w14:paraId="70CF5847" w14:textId="67CF09E1" w:rsidR="4263D430" w:rsidRDefault="4263D430">
      <w:pPr>
        <w:pStyle w:val="CommentText"/>
      </w:pPr>
      <w:r>
        <w:t>There will be 1 file containing both POV and TRD. This IPA will process the TRD vendor class skipping the POV vendor class. The second IPA will process the POV vendor class skipping the TRD vendor class and process accordingly.</w:t>
      </w:r>
      <w:r>
        <w:rPr>
          <w:rStyle w:val="CommentReference"/>
        </w:rPr>
        <w:annotationRef/>
      </w:r>
    </w:p>
  </w:comment>
  <w:comment w:id="22" w:author="Amy NeSmith" w:date="2023-12-28T15:35:00Z" w:initials="AN">
    <w:p w14:paraId="1CD4FD22" w14:textId="6140F406" w:rsidR="6CAD8132" w:rsidRDefault="6CAD8132">
      <w:pPr>
        <w:pStyle w:val="CommentText"/>
      </w:pPr>
      <w:r>
        <w:t xml:space="preserve">FR1.4  </w:t>
      </w:r>
      <w:r>
        <w:rPr>
          <w:rStyle w:val="CommentReference"/>
        </w:rPr>
        <w:annotationRef/>
      </w:r>
    </w:p>
    <w:p w14:paraId="19D595A3" w14:textId="1F97B419" w:rsidR="6CAD8132" w:rsidRDefault="6CAD8132">
      <w:pPr>
        <w:pStyle w:val="CommentText"/>
      </w:pPr>
      <w:r>
        <w:t xml:space="preserve">IPA will work on a batch of data coming from a single source file to be loaded to VendorImport business class. Records that will be imported will only be for vendors under TRD Vendor Class.  </w:t>
      </w:r>
    </w:p>
    <w:p w14:paraId="101F432B" w14:textId="239DBABB" w:rsidR="6CAD8132" w:rsidRDefault="6CAD8132">
      <w:pPr>
        <w:pStyle w:val="CommentText"/>
      </w:pPr>
      <w:r>
        <w:t xml:space="preserve">Right after the batch is loaded and saved, the Create Vendor Location Import action will automatically run and load to the business class. In the instance when no data from the source file related to vendor location are included, this won’t render the record invalid and will still be processed for interface. </w:t>
      </w:r>
    </w:p>
    <w:p w14:paraId="724E38F7" w14:textId="56F738D6" w:rsidR="6CAD8132" w:rsidRDefault="6CAD8132">
      <w:pPr>
        <w:pStyle w:val="CommentText"/>
      </w:pPr>
      <w:r>
        <w:t>Once all batches are loaded, the IPA will automatically run the Vendor Interface action to try to create permanent records in the Vendor business class.</w:t>
      </w:r>
    </w:p>
  </w:comment>
  <w:comment w:id="25" w:author="Amy NeSmith" w:date="2023-12-22T09:16:00Z" w:initials="AN">
    <w:p w14:paraId="134EE741" w14:textId="3D118FA5" w:rsidR="4263D430" w:rsidRDefault="4263D430">
      <w:pPr>
        <w:pStyle w:val="CommentText"/>
      </w:pPr>
      <w:r>
        <w:t>No email needed for successful import.</w:t>
      </w:r>
      <w:r>
        <w:rPr>
          <w:rStyle w:val="CommentReference"/>
        </w:rPr>
        <w:annotationRef/>
      </w:r>
    </w:p>
  </w:comment>
  <w:comment w:id="26" w:author="Amy NeSmith" w:date="2023-12-28T15:37:00Z" w:initials="AN">
    <w:p w14:paraId="12F3AAC4" w14:textId="50609041" w:rsidR="6CAD8132" w:rsidRDefault="6CAD8132">
      <w:pPr>
        <w:pStyle w:val="CommentText"/>
      </w:pPr>
      <w:r>
        <w:t>Successful Data Notification should be sent to Teresa.Bower@aultman.com with list of vendors that were imported along with their vendor numbers</w:t>
      </w:r>
      <w:r>
        <w:rPr>
          <w:rStyle w:val="CommentReference"/>
        </w:rPr>
        <w:annotationRef/>
      </w:r>
    </w:p>
  </w:comment>
  <w:comment w:id="27" w:author="Amy NeSmith" w:date="2023-12-28T15:40:00Z" w:initials="AN">
    <w:p w14:paraId="2F9BBF54" w14:textId="598A4A10" w:rsidR="6CAD8132" w:rsidRDefault="6CAD8132">
      <w:pPr>
        <w:pStyle w:val="CommentText"/>
      </w:pPr>
      <w:r>
        <w:t>Here is sample of current email being sent</w:t>
      </w:r>
      <w:r>
        <w:rPr>
          <w:rStyle w:val="CommentReference"/>
        </w:rPr>
        <w:annotationRef/>
      </w:r>
    </w:p>
    <w:p w14:paraId="291160E5" w14:textId="7D878C6C" w:rsidR="6CAD8132" w:rsidRDefault="6CAD8132">
      <w:pPr>
        <w:pStyle w:val="CommentText"/>
      </w:pPr>
      <w:r>
        <w:t>The following new Vendors have been created in Lawson.</w:t>
      </w:r>
    </w:p>
    <w:p w14:paraId="78BAEBFC" w14:textId="687EC624" w:rsidR="6CAD8132" w:rsidRDefault="6CAD8132">
      <w:pPr>
        <w:pStyle w:val="CommentText"/>
      </w:pPr>
    </w:p>
    <w:p w14:paraId="252910E9" w14:textId="0B9AA93D" w:rsidR="6CAD8132" w:rsidRDefault="6CAD8132">
      <w:pPr>
        <w:pStyle w:val="CommentText"/>
      </w:pPr>
      <w:r>
        <w:t xml:space="preserve">45765 ATLANTIC ON CALL GROUP, LLC Vendor 45765 added </w:t>
      </w:r>
    </w:p>
    <w:p w14:paraId="1E5F0688" w14:textId="316F3BA5" w:rsidR="6CAD8132" w:rsidRDefault="6CAD8132">
      <w:pPr>
        <w:pStyle w:val="CommentText"/>
      </w:pPr>
    </w:p>
    <w:p w14:paraId="4FDC9FE9" w14:textId="71517F97" w:rsidR="6CAD8132" w:rsidRDefault="6CAD8132">
      <w:pPr>
        <w:pStyle w:val="CommentText"/>
      </w:pPr>
      <w:r>
        <w:t xml:space="preserve">45766 MELANIE CRITES-BACHERT, LLC Vendor 45766 added  </w:t>
      </w:r>
    </w:p>
  </w:comment>
  <w:comment w:id="28" w:author="April Hope Remandaban" w:date="2024-01-02T08:41:00Z" w:initials="AR">
    <w:p w14:paraId="70D1BD4F" w14:textId="77777777" w:rsidR="00685E0A" w:rsidRDefault="00685E0A">
      <w:pPr>
        <w:pStyle w:val="CommentText"/>
      </w:pPr>
      <w:r>
        <w:rPr>
          <w:rStyle w:val="CommentReference"/>
        </w:rPr>
        <w:annotationRef/>
      </w:r>
      <w:r>
        <w:rPr>
          <w:lang w:val="en-PH"/>
        </w:rPr>
        <w:t>I had it formatted like this in case multiple vendors are included in the source file.</w:t>
      </w:r>
    </w:p>
  </w:comment>
  <w:comment w:id="31" w:author="Amy NeSmith" w:date="2023-12-22T09:18:00Z" w:initials="AN">
    <w:p w14:paraId="68BEBF74" w14:textId="54EAFA4F" w:rsidR="4263D430" w:rsidRDefault="4263D430">
      <w:pPr>
        <w:pStyle w:val="CommentText"/>
      </w:pPr>
      <w:r>
        <w:t>This will be done after the second IPA</w:t>
      </w:r>
      <w:r>
        <w:rPr>
          <w:rStyle w:val="CommentReference"/>
        </w:rPr>
        <w:annotationRef/>
      </w:r>
    </w:p>
  </w:comment>
  <w:comment w:id="32" w:author="Amy NeSmith" w:date="2023-12-28T15:42:00Z" w:initials="AN">
    <w:p w14:paraId="6361C217" w14:textId="7B876258" w:rsidR="6CAD8132" w:rsidRDefault="6CAD8132">
      <w:pPr>
        <w:pStyle w:val="CommentText"/>
      </w:pPr>
      <w:r>
        <w:t>This can be changed back to normal verbiage since it will only have 1 file</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2BD16C" w15:done="0"/>
  <w15:commentEx w15:paraId="4C61B28D" w15:paraIdParent="262BD16C" w15:done="0"/>
  <w15:commentEx w15:paraId="7B5B449C" w15:done="1"/>
  <w15:commentEx w15:paraId="70CF5847" w15:done="1"/>
  <w15:commentEx w15:paraId="724E38F7" w15:done="0"/>
  <w15:commentEx w15:paraId="134EE741" w15:done="0"/>
  <w15:commentEx w15:paraId="12F3AAC4" w15:paraIdParent="134EE741" w15:done="0"/>
  <w15:commentEx w15:paraId="4FDC9FE9" w15:paraIdParent="134EE741" w15:done="0"/>
  <w15:commentEx w15:paraId="70D1BD4F" w15:paraIdParent="134EE741" w15:done="0"/>
  <w15:commentEx w15:paraId="68BEBF74" w15:done="0"/>
  <w15:commentEx w15:paraId="6361C217" w15:paraIdParent="68BEBF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8CDAF48" w16cex:dateUtc="2023-12-28T14:51:00Z">
    <w16cex:extLst>
      <w16:ext w16:uri="{CE6994B0-6A32-4C9F-8C6B-6E91EDA988CE}">
        <cr:reactions xmlns:cr="http://schemas.microsoft.com/office/comments/2020/reactions">
          <cr:reaction reactionType="1">
            <cr:reactionInfo dateUtc="2024-01-04T20:32:59Z">
              <cr:user userId="S::amy.nesmith_aultman.com#ext#@infor.com::1c05260f-d9dc-463e-b5b7-1edb645004d9" userProvider="AD" userName="Amy NeSmith"/>
            </cr:reactionInfo>
          </cr:reaction>
        </cr:reactions>
      </w16:ext>
    </w16cex:extLst>
  </w16cex:commentExtensible>
  <w16cex:commentExtensible w16cex:durableId="6F6DE5FC" w16cex:dateUtc="2024-01-02T00:25:00Z"/>
  <w16cex:commentExtensible w16cex:durableId="226640AA" w16cex:dateUtc="2023-12-28T20:20:00Z"/>
  <w16cex:commentExtensible w16cex:durableId="67A812D9" w16cex:dateUtc="2023-12-22T14:12:00Z"/>
  <w16cex:commentExtensible w16cex:durableId="544FFD6D" w16cex:dateUtc="2023-12-28T20:35:00Z"/>
  <w16cex:commentExtensible w16cex:durableId="7C39C348" w16cex:dateUtc="2023-12-22T14:16:00Z"/>
  <w16cex:commentExtensible w16cex:durableId="6213A137" w16cex:dateUtc="2023-12-28T20:37:00Z"/>
  <w16cex:commentExtensible w16cex:durableId="74E0BF91" w16cex:dateUtc="2023-12-28T20:40:00Z"/>
  <w16cex:commentExtensible w16cex:durableId="62EE41EF" w16cex:dateUtc="2024-01-02T00:41:00Z"/>
  <w16cex:commentExtensible w16cex:durableId="77D23AB4" w16cex:dateUtc="2023-12-22T14:18:00Z"/>
  <w16cex:commentExtensible w16cex:durableId="3493F201" w16cex:dateUtc="2023-12-28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2BD16C" w16cid:durableId="38CDAF48"/>
  <w16cid:commentId w16cid:paraId="4C61B28D" w16cid:durableId="6F6DE5FC"/>
  <w16cid:commentId w16cid:paraId="7B5B449C" w16cid:durableId="226640AA"/>
  <w16cid:commentId w16cid:paraId="70CF5847" w16cid:durableId="67A812D9"/>
  <w16cid:commentId w16cid:paraId="724E38F7" w16cid:durableId="544FFD6D"/>
  <w16cid:commentId w16cid:paraId="134EE741" w16cid:durableId="7C39C348"/>
  <w16cid:commentId w16cid:paraId="12F3AAC4" w16cid:durableId="6213A137"/>
  <w16cid:commentId w16cid:paraId="4FDC9FE9" w16cid:durableId="74E0BF91"/>
  <w16cid:commentId w16cid:paraId="70D1BD4F" w16cid:durableId="62EE41EF"/>
  <w16cid:commentId w16cid:paraId="68BEBF74" w16cid:durableId="77D23AB4"/>
  <w16cid:commentId w16cid:paraId="6361C217" w16cid:durableId="3493F2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CACA84" w14:textId="77777777" w:rsidR="00606F96" w:rsidRDefault="00606F96">
      <w:r>
        <w:separator/>
      </w:r>
    </w:p>
  </w:endnote>
  <w:endnote w:type="continuationSeparator" w:id="0">
    <w:p w14:paraId="2D1F5DCB" w14:textId="77777777" w:rsidR="00606F96" w:rsidRDefault="00606F96">
      <w:r>
        <w:continuationSeparator/>
      </w:r>
    </w:p>
  </w:endnote>
  <w:endnote w:type="continuationNotice" w:id="1">
    <w:p w14:paraId="5D21E095" w14:textId="77777777" w:rsidR="00606F96" w:rsidRDefault="00606F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TXingkai">
    <w:altName w:val="Microsoft YaHei"/>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0768D" w14:textId="77777777" w:rsidR="00A03992" w:rsidRDefault="00A039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2410F28A" w14:textId="77777777" w:rsidR="00A03992" w:rsidRDefault="00A039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46D43" w14:textId="38C6AE56" w:rsidR="00A03992" w:rsidRDefault="00A03992" w:rsidP="00D56107">
    <w:pPr>
      <w:pStyle w:val="Footer"/>
      <w:framePr w:hSpace="187" w:wrap="auto" w:vAnchor="text" w:hAnchor="margin" w:xAlign="right" w:y="1"/>
      <w:tabs>
        <w:tab w:val="clear" w:pos="7920"/>
        <w:tab w:val="right" w:pos="9900"/>
        <w:tab w:val="right" w:pos="10440"/>
      </w:tabs>
    </w:pPr>
    <w:r>
      <w:rPr>
        <w:noProof/>
      </w:rPr>
      <w:fldChar w:fldCharType="begin"/>
    </w:r>
    <w:r>
      <w:rPr>
        <w:noProof/>
      </w:rPr>
      <w:instrText xml:space="preserve"> STYLEREF HD1 \* MERGEFORMAT </w:instrText>
    </w:r>
    <w:r>
      <w:rPr>
        <w:noProof/>
      </w:rPr>
      <w:fldChar w:fldCharType="separate"/>
    </w:r>
    <w:r w:rsidR="00764425">
      <w:rPr>
        <w:noProof/>
      </w:rPr>
      <w:t>Functional Specifications</w:t>
    </w:r>
    <w:r>
      <w:rPr>
        <w:noProof/>
      </w:rPr>
      <w:fldChar w:fldCharType="end"/>
    </w:r>
    <w:r>
      <w:t xml:space="preserve">     </w:t>
    </w:r>
    <w:r>
      <w:fldChar w:fldCharType="begin"/>
    </w:r>
    <w:r>
      <w:instrText xml:space="preserve"> If </w:instrText>
    </w:r>
    <w:r>
      <w:fldChar w:fldCharType="begin"/>
    </w:r>
    <w:r>
      <w:instrText xml:space="preserve"> Section </w:instrText>
    </w:r>
    <w:r>
      <w:fldChar w:fldCharType="separate"/>
    </w:r>
    <w:r w:rsidR="00764425">
      <w:instrText>1</w:instrText>
    </w:r>
    <w:r>
      <w:fldChar w:fldCharType="end"/>
    </w:r>
    <w:r>
      <w:instrText xml:space="preserve"> &gt; 1 “</w:instrText>
    </w:r>
    <w:r>
      <w:fldChar w:fldCharType="begin"/>
    </w:r>
    <w:r>
      <w:instrText xml:space="preserve">PAGE </w:instrText>
    </w:r>
    <w:r>
      <w:fldChar w:fldCharType="separate"/>
    </w:r>
    <w:r>
      <w:rPr>
        <w:noProof/>
      </w:rPr>
      <w:instrText>1</w:instrText>
    </w:r>
    <w:r>
      <w:fldChar w:fldCharType="end"/>
    </w:r>
    <w:r>
      <w:instrText xml:space="preserve"> of </w:instrText>
    </w:r>
    <w:r>
      <w:fldChar w:fldCharType="begin"/>
    </w:r>
    <w:r>
      <w:instrText xml:space="preserve"> =  </w:instrText>
    </w:r>
    <w:r>
      <w:fldChar w:fldCharType="begin"/>
    </w:r>
    <w:r>
      <w:instrText xml:space="preserve"> NUMPAGES </w:instrText>
    </w:r>
    <w:r>
      <w:fldChar w:fldCharType="separate"/>
    </w:r>
    <w:r>
      <w:rPr>
        <w:noProof/>
      </w:rPr>
      <w:instrText>10</w:instrText>
    </w:r>
    <w:r>
      <w:rPr>
        <w:noProof/>
      </w:rPr>
      <w:fldChar w:fldCharType="end"/>
    </w:r>
    <w:r>
      <w:instrText xml:space="preserve"> - Sec1  </w:instrText>
    </w:r>
    <w:r>
      <w:fldChar w:fldCharType="separate"/>
    </w:r>
    <w:r>
      <w:rPr>
        <w:noProof/>
      </w:rPr>
      <w:instrText>7</w:instrText>
    </w:r>
    <w:r>
      <w:fldChar w:fldCharType="end"/>
    </w:r>
    <w:r>
      <w:instrText>” “</w:instrText>
    </w:r>
    <w:r>
      <w:fldChar w:fldCharType="begin"/>
    </w:r>
    <w:r>
      <w:instrText xml:space="preserve"> PAGE </w:instrText>
    </w:r>
    <w:r>
      <w:fldChar w:fldCharType="separate"/>
    </w:r>
    <w:r w:rsidR="00764425">
      <w:rPr>
        <w:noProof/>
      </w:rPr>
      <w:instrText>11</w:instrText>
    </w:r>
    <w:r>
      <w:fldChar w:fldCharType="end"/>
    </w:r>
    <w:r>
      <w:instrText xml:space="preserve">” </w:instrText>
    </w:r>
    <w:r>
      <w:fldChar w:fldCharType="separate"/>
    </w:r>
    <w:r w:rsidR="00764425">
      <w:rPr>
        <w:noProof/>
      </w:rPr>
      <w:t>11</w:t>
    </w:r>
    <w:r>
      <w:fldChar w:fldCharType="end"/>
    </w:r>
  </w:p>
  <w:p w14:paraId="3DA07DDB" w14:textId="5AFD3BAF" w:rsidR="00A03992" w:rsidRDefault="00A03992" w:rsidP="00A56694">
    <w:pPr>
      <w:pStyle w:val="Footer"/>
      <w:tabs>
        <w:tab w:val="clear" w:pos="7920"/>
        <w:tab w:val="center" w:pos="5400"/>
        <w:tab w:val="right" w:pos="9720"/>
        <w:tab w:val="right" w:pos="10440"/>
      </w:tabs>
      <w:rPr>
        <w:noProof/>
      </w:rPr>
    </w:pPr>
  </w:p>
  <w:p w14:paraId="5108FE38" w14:textId="77777777" w:rsidR="00A03992" w:rsidRDefault="00A03992" w:rsidP="00A56694">
    <w:pPr>
      <w:pStyle w:val="Footer"/>
      <w:tabs>
        <w:tab w:val="clear" w:pos="7920"/>
        <w:tab w:val="center" w:pos="5400"/>
        <w:tab w:val="right" w:pos="972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9FAC0" w14:textId="77777777" w:rsidR="00A03992" w:rsidRDefault="00A03992">
    <w:pPr>
      <w:pStyle w:val="Footer"/>
      <w:tabs>
        <w:tab w:val="clear" w:pos="7920"/>
        <w:tab w:val="right" w:pos="10440"/>
      </w:tabs>
    </w:pPr>
    <w:r>
      <w:rPr>
        <w:noProof/>
        <w:lang w:eastAsia="en-US"/>
      </w:rPr>
      <mc:AlternateContent>
        <mc:Choice Requires="wps">
          <w:drawing>
            <wp:anchor distT="0" distB="0" distL="114300" distR="114300" simplePos="0" relativeHeight="251658240" behindDoc="0" locked="1" layoutInCell="1" allowOverlap="1" wp14:anchorId="3E4D60F6" wp14:editId="398D9F13">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2F46A" w14:textId="77777777" w:rsidR="00A03992" w:rsidRDefault="00A03992" w:rsidP="005F705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14:paraId="10676DC3" w14:textId="77777777" w:rsidR="00A03992" w:rsidRPr="000051E6" w:rsidRDefault="00A03992" w:rsidP="005F7057">
                          <w:pPr>
                            <w:pStyle w:val="CopyrightText0"/>
                          </w:pPr>
                          <w:r w:rsidRPr="000051E6">
                            <w:t>and subsidiaries. All other trademarks listed herein are the property of their respective owners. www.infor.com.</w:t>
                          </w:r>
                        </w:p>
                        <w:p w14:paraId="6AEA90DA" w14:textId="77777777" w:rsidR="00A03992" w:rsidRPr="007057A9" w:rsidRDefault="00A03992" w:rsidP="005F705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4D60F6"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5402F46A" w14:textId="77777777" w:rsidR="00A03992" w:rsidRDefault="00A03992" w:rsidP="005F705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14:paraId="10676DC3" w14:textId="77777777" w:rsidR="00A03992" w:rsidRPr="000051E6" w:rsidRDefault="00A03992" w:rsidP="005F7057">
                    <w:pPr>
                      <w:pStyle w:val="CopyrightText0"/>
                    </w:pPr>
                    <w:r w:rsidRPr="000051E6">
                      <w:t>and subsidiaries. All other trademarks listed herein are the property of their respective owners. www.infor.com.</w:t>
                    </w:r>
                  </w:p>
                  <w:p w14:paraId="6AEA90DA" w14:textId="77777777" w:rsidR="00A03992" w:rsidRPr="007057A9" w:rsidRDefault="00A03992" w:rsidP="005F705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FD913A" w14:textId="77777777" w:rsidR="00606F96" w:rsidRDefault="00606F96">
      <w:r>
        <w:separator/>
      </w:r>
    </w:p>
  </w:footnote>
  <w:footnote w:type="continuationSeparator" w:id="0">
    <w:p w14:paraId="6C3EF564" w14:textId="77777777" w:rsidR="00606F96" w:rsidRDefault="00606F96">
      <w:r>
        <w:continuationSeparator/>
      </w:r>
    </w:p>
  </w:footnote>
  <w:footnote w:type="continuationNotice" w:id="1">
    <w:p w14:paraId="5C6DF9E6" w14:textId="77777777" w:rsidR="00606F96" w:rsidRDefault="00606F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FC4104" w14:textId="12075D54" w:rsidR="00AF74D9" w:rsidRDefault="006F6F5F" w:rsidP="00AF74D9">
    <w:pPr>
      <w:pStyle w:val="Header"/>
    </w:pPr>
    <w:fldSimple w:instr="TITLE   \* MERGEFORMAT">
      <w:r w:rsidR="00DB0E63">
        <w:t>ANA-050</w:t>
      </w:r>
      <w:r w:rsidR="000C6B47">
        <w:t xml:space="preserve"> + DES-020 </w:t>
      </w:r>
      <w:r w:rsidR="00052959">
        <w:t>Analysis</w:t>
      </w:r>
      <w:r w:rsidR="00505586">
        <w:t xml:space="preserve"> and Design</w:t>
      </w:r>
      <w:r w:rsidR="00052959">
        <w:t xml:space="preserve"> Specification</w:t>
      </w:r>
    </w:fldSimple>
    <w:r w:rsidR="00AF74D9">
      <w:t xml:space="preserve"> </w:t>
    </w:r>
  </w:p>
  <w:p w14:paraId="60571815" w14:textId="72C9D6FA" w:rsidR="00AF74D9" w:rsidRDefault="00AF74D9" w:rsidP="00AF74D9">
    <w:pPr>
      <w:pStyle w:val="Header"/>
      <w:framePr w:hSpace="187" w:wrap="auto" w:vAnchor="text" w:hAnchor="margin" w:xAlign="right" w:y="1"/>
    </w:pPr>
    <w:r>
      <w:fldChar w:fldCharType="begin"/>
    </w:r>
    <w:r>
      <w:instrText xml:space="preserve"> SAVEDATE  \@ "MM/dd/yyyy" </w:instrText>
    </w:r>
    <w:r>
      <w:fldChar w:fldCharType="separate"/>
    </w:r>
    <w:r>
      <w:fldChar w:fldCharType="end"/>
    </w:r>
  </w:p>
  <w:p w14:paraId="0843D179" w14:textId="77777777" w:rsidR="00AF74D9" w:rsidRPr="00E2312A" w:rsidRDefault="00AF74D9" w:rsidP="00AF74D9">
    <w:pPr>
      <w:pStyle w:val="Header"/>
    </w:pPr>
  </w:p>
  <w:p w14:paraId="49E7817A" w14:textId="00CC9F40" w:rsidR="00A03992" w:rsidRDefault="00A03992" w:rsidP="00B312E9">
    <w:pPr>
      <w:pStyle w:val="Header"/>
    </w:pPr>
  </w:p>
  <w:p w14:paraId="477D7664" w14:textId="77777777" w:rsidR="00A03992" w:rsidRPr="00E2312A" w:rsidRDefault="00A03992" w:rsidP="00B31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B46F52" w14:textId="77777777" w:rsidR="00A03992" w:rsidRPr="00A512F7" w:rsidRDefault="00A03992" w:rsidP="00C30DAE">
    <w:r>
      <w:rPr>
        <w:noProof/>
        <w:lang w:eastAsia="en-US"/>
      </w:rPr>
      <w:drawing>
        <wp:inline distT="0" distB="0" distL="0" distR="0" wp14:anchorId="4383A439" wp14:editId="2C3FFDCB">
          <wp:extent cx="2656558" cy="687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60706" cy="688486"/>
                  </a:xfrm>
                  <a:prstGeom prst="rect">
                    <a:avLst/>
                  </a:prstGeom>
                </pic:spPr>
              </pic:pic>
            </a:graphicData>
          </a:graphic>
        </wp:inline>
      </w:drawing>
    </w:r>
    <w:r w:rsidRPr="00E3569A">
      <w:t xml:space="preserve"> </w:t>
    </w:r>
    <w:r>
      <w:tab/>
    </w:r>
    <w:r>
      <w:tab/>
    </w:r>
    <w:r>
      <w:tab/>
    </w:r>
    <w:r>
      <w:tab/>
    </w:r>
    <w:r>
      <w:tab/>
    </w:r>
    <w:r>
      <w:tab/>
    </w:r>
    <w:r w:rsidRPr="001360F5">
      <w:t xml:space="preserve"> </w:t>
    </w:r>
    <w:sdt>
      <w:sdtPr>
        <w:rPr>
          <w:rFonts w:ascii="Calibri" w:hAnsi="Calibri" w:cs="Calibri"/>
          <w:noProof/>
          <w:sz w:val="22"/>
          <w:szCs w:val="22"/>
        </w:rPr>
        <w:alias w:val="Custom Logo"/>
        <w:tag w:val="Custom Logo"/>
        <w:id w:val="691650801"/>
        <w:picture/>
      </w:sdtPr>
      <w:sdtEndPr/>
      <w:sdtContent>
        <w:r>
          <w:rPr>
            <w:rFonts w:ascii="Calibri" w:hAnsi="Calibri" w:cs="Calibri"/>
            <w:noProof/>
            <w:sz w:val="22"/>
            <w:szCs w:val="22"/>
          </w:rPr>
          <w:drawing>
            <wp:inline distT="0" distB="0" distL="0" distR="0" wp14:anchorId="4DD149C0" wp14:editId="3C1EDBF0">
              <wp:extent cx="1371695" cy="577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382610" cy="581822"/>
                      </a:xfrm>
                      <a:prstGeom prst="rect">
                        <a:avLst/>
                      </a:prstGeom>
                      <a:noFill/>
                      <a:ln>
                        <a:noFill/>
                      </a:ln>
                    </pic:spPr>
                  </pic:pic>
                </a:graphicData>
              </a:graphic>
            </wp:inline>
          </w:drawing>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558DA"/>
    <w:multiLevelType w:val="hybridMultilevel"/>
    <w:tmpl w:val="E222B9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73C313C"/>
    <w:multiLevelType w:val="hybridMultilevel"/>
    <w:tmpl w:val="F64A2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503506"/>
    <w:multiLevelType w:val="multilevel"/>
    <w:tmpl w:val="968E4960"/>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15:restartNumberingAfterBreak="0">
    <w:nsid w:val="265F4252"/>
    <w:multiLevelType w:val="hybridMultilevel"/>
    <w:tmpl w:val="C8D0763A"/>
    <w:lvl w:ilvl="0" w:tplc="9676AFE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AFF3408"/>
    <w:multiLevelType w:val="hybridMultilevel"/>
    <w:tmpl w:val="CC0ECD4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6" w15:restartNumberingAfterBreak="0">
    <w:nsid w:val="328251A3"/>
    <w:multiLevelType w:val="multilevel"/>
    <w:tmpl w:val="C7D85EA8"/>
    <w:name w:val="FR"/>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69F760E"/>
    <w:multiLevelType w:val="hybridMultilevel"/>
    <w:tmpl w:val="60F87364"/>
    <w:lvl w:ilvl="0" w:tplc="B0D8DA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48D30CE3"/>
    <w:multiLevelType w:val="hybridMultilevel"/>
    <w:tmpl w:val="CF48AB00"/>
    <w:lvl w:ilvl="0" w:tplc="81DC4B20">
      <w:start w:val="1"/>
      <w:numFmt w:val="decimal"/>
      <w:pStyle w:val="FunctionalRequirements"/>
      <w:lvlText w:val="FR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831F8B"/>
    <w:multiLevelType w:val="multilevel"/>
    <w:tmpl w:val="86644306"/>
    <w:lvl w:ilvl="0">
      <w:start w:val="1"/>
      <w:numFmt w:val="bullet"/>
      <w:lvlText w:val=""/>
      <w:lvlJc w:val="left"/>
      <w:pPr>
        <w:ind w:left="1440" w:hanging="360"/>
      </w:pPr>
      <w:rPr>
        <w:rFonts w:ascii="Symbol" w:hAnsi="Symbol" w:hint="default"/>
      </w:r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0"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15:restartNumberingAfterBreak="0">
    <w:nsid w:val="6D7A2482"/>
    <w:multiLevelType w:val="hybridMultilevel"/>
    <w:tmpl w:val="FFA4F174"/>
    <w:lvl w:ilvl="0" w:tplc="58C4EB5E">
      <w:start w:val="1"/>
      <w:numFmt w:val="decimal"/>
      <w:pStyle w:val="FunctionalRequirement"/>
      <w:lvlText w:val="FR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146DE5"/>
    <w:multiLevelType w:val="hybridMultilevel"/>
    <w:tmpl w:val="57F2553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72C956A1"/>
    <w:multiLevelType w:val="hybridMultilevel"/>
    <w:tmpl w:val="641AD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6337787">
    <w:abstractNumId w:val="2"/>
  </w:num>
  <w:num w:numId="2" w16cid:durableId="256331824">
    <w:abstractNumId w:val="10"/>
  </w:num>
  <w:num w:numId="3" w16cid:durableId="85805862">
    <w:abstractNumId w:val="11"/>
  </w:num>
  <w:num w:numId="4" w16cid:durableId="1856915806">
    <w:abstractNumId w:val="5"/>
  </w:num>
  <w:num w:numId="5" w16cid:durableId="267397329">
    <w:abstractNumId w:val="0"/>
  </w:num>
  <w:num w:numId="6" w16cid:durableId="1467814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7394486">
    <w:abstractNumId w:val="4"/>
  </w:num>
  <w:num w:numId="8" w16cid:durableId="846360579">
    <w:abstractNumId w:val="12"/>
  </w:num>
  <w:num w:numId="9" w16cid:durableId="1084299625">
    <w:abstractNumId w:val="8"/>
  </w:num>
  <w:num w:numId="10" w16cid:durableId="1970741539">
    <w:abstractNumId w:val="8"/>
    <w:lvlOverride w:ilvl="0">
      <w:startOverride w:val="1"/>
    </w:lvlOverride>
  </w:num>
  <w:num w:numId="11" w16cid:durableId="696736602">
    <w:abstractNumId w:val="14"/>
  </w:num>
  <w:num w:numId="12" w16cid:durableId="2096826775">
    <w:abstractNumId w:val="1"/>
  </w:num>
  <w:num w:numId="13" w16cid:durableId="701709280">
    <w:abstractNumId w:val="13"/>
  </w:num>
  <w:num w:numId="14" w16cid:durableId="113448249">
    <w:abstractNumId w:val="7"/>
  </w:num>
  <w:num w:numId="15" w16cid:durableId="1887138244">
    <w:abstractNumId w:val="3"/>
  </w:num>
  <w:num w:numId="16" w16cid:durableId="707725552">
    <w:abstractNumId w:val="8"/>
    <w:lvlOverride w:ilvl="0">
      <w:startOverride w:val="1"/>
    </w:lvlOverride>
  </w:num>
  <w:num w:numId="17" w16cid:durableId="1172374970">
    <w:abstractNumId w:val="9"/>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my NeSmith">
    <w15:presenceInfo w15:providerId="AD" w15:userId="S::amy.nesmith_aultman.com#ext#@infor.com::1c05260f-d9dc-463e-b5b7-1edb645004d9"/>
  </w15:person>
  <w15:person w15:author="April Hope Remandaban">
    <w15:presenceInfo w15:providerId="AD" w15:userId="S::aprilhope.remandaban@infor.com::bca69e04-4e32-4d90-8852-afb099614a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1234" w:val="&lt;Document Reference Number&gt;"/>
    <w:docVar w:name="#__asd" w:val="&lt;Document Reference Number&gt;"/>
  </w:docVars>
  <w:rsids>
    <w:rsidRoot w:val="00941EF9"/>
    <w:rsid w:val="000006B4"/>
    <w:rsid w:val="00001CF6"/>
    <w:rsid w:val="00005957"/>
    <w:rsid w:val="000061AC"/>
    <w:rsid w:val="00010332"/>
    <w:rsid w:val="000106BD"/>
    <w:rsid w:val="00010F71"/>
    <w:rsid w:val="00011B6F"/>
    <w:rsid w:val="00012528"/>
    <w:rsid w:val="0001363C"/>
    <w:rsid w:val="00013942"/>
    <w:rsid w:val="000148A6"/>
    <w:rsid w:val="00015BF8"/>
    <w:rsid w:val="00015D14"/>
    <w:rsid w:val="0001655F"/>
    <w:rsid w:val="00017864"/>
    <w:rsid w:val="00021F77"/>
    <w:rsid w:val="00022116"/>
    <w:rsid w:val="00022A76"/>
    <w:rsid w:val="00022D99"/>
    <w:rsid w:val="00024561"/>
    <w:rsid w:val="000254B6"/>
    <w:rsid w:val="00026824"/>
    <w:rsid w:val="00027141"/>
    <w:rsid w:val="00031144"/>
    <w:rsid w:val="00033325"/>
    <w:rsid w:val="000337E9"/>
    <w:rsid w:val="00033A2A"/>
    <w:rsid w:val="00033A89"/>
    <w:rsid w:val="00034074"/>
    <w:rsid w:val="000343B7"/>
    <w:rsid w:val="000348CE"/>
    <w:rsid w:val="00035237"/>
    <w:rsid w:val="00035E36"/>
    <w:rsid w:val="000366F6"/>
    <w:rsid w:val="00037FE0"/>
    <w:rsid w:val="00040161"/>
    <w:rsid w:val="000404B8"/>
    <w:rsid w:val="00040B5D"/>
    <w:rsid w:val="00040E6A"/>
    <w:rsid w:val="00043596"/>
    <w:rsid w:val="000454A4"/>
    <w:rsid w:val="00045642"/>
    <w:rsid w:val="00045D27"/>
    <w:rsid w:val="000505F1"/>
    <w:rsid w:val="00052959"/>
    <w:rsid w:val="00055A2F"/>
    <w:rsid w:val="0005679C"/>
    <w:rsid w:val="00060A99"/>
    <w:rsid w:val="000611DE"/>
    <w:rsid w:val="00061386"/>
    <w:rsid w:val="00061856"/>
    <w:rsid w:val="00062132"/>
    <w:rsid w:val="000638AC"/>
    <w:rsid w:val="00064D8D"/>
    <w:rsid w:val="00067FDE"/>
    <w:rsid w:val="00070E71"/>
    <w:rsid w:val="00070F0C"/>
    <w:rsid w:val="00072DFA"/>
    <w:rsid w:val="00073031"/>
    <w:rsid w:val="000731AF"/>
    <w:rsid w:val="00073B93"/>
    <w:rsid w:val="00074467"/>
    <w:rsid w:val="0007608C"/>
    <w:rsid w:val="000768D5"/>
    <w:rsid w:val="00080270"/>
    <w:rsid w:val="000808C8"/>
    <w:rsid w:val="00082825"/>
    <w:rsid w:val="00083B3E"/>
    <w:rsid w:val="00084EA3"/>
    <w:rsid w:val="00085D9D"/>
    <w:rsid w:val="000862C2"/>
    <w:rsid w:val="00086B25"/>
    <w:rsid w:val="000875AD"/>
    <w:rsid w:val="00087F09"/>
    <w:rsid w:val="00090293"/>
    <w:rsid w:val="00090A9B"/>
    <w:rsid w:val="00090BE0"/>
    <w:rsid w:val="00091E82"/>
    <w:rsid w:val="0009238D"/>
    <w:rsid w:val="0009266E"/>
    <w:rsid w:val="00092CD8"/>
    <w:rsid w:val="00093328"/>
    <w:rsid w:val="000941DA"/>
    <w:rsid w:val="0009548D"/>
    <w:rsid w:val="00096048"/>
    <w:rsid w:val="00096779"/>
    <w:rsid w:val="0009740A"/>
    <w:rsid w:val="000974BE"/>
    <w:rsid w:val="0009777A"/>
    <w:rsid w:val="00097EA4"/>
    <w:rsid w:val="000A074F"/>
    <w:rsid w:val="000A0FFE"/>
    <w:rsid w:val="000A1616"/>
    <w:rsid w:val="000A2149"/>
    <w:rsid w:val="000A21AB"/>
    <w:rsid w:val="000A248C"/>
    <w:rsid w:val="000A47F4"/>
    <w:rsid w:val="000A5D8D"/>
    <w:rsid w:val="000A5FF0"/>
    <w:rsid w:val="000A6800"/>
    <w:rsid w:val="000A7008"/>
    <w:rsid w:val="000B0449"/>
    <w:rsid w:val="000B0A33"/>
    <w:rsid w:val="000B284A"/>
    <w:rsid w:val="000B35F2"/>
    <w:rsid w:val="000B3C2D"/>
    <w:rsid w:val="000B408A"/>
    <w:rsid w:val="000B4E50"/>
    <w:rsid w:val="000B4EB6"/>
    <w:rsid w:val="000B60E2"/>
    <w:rsid w:val="000B76C1"/>
    <w:rsid w:val="000C1023"/>
    <w:rsid w:val="000C1297"/>
    <w:rsid w:val="000C30EE"/>
    <w:rsid w:val="000C3AF0"/>
    <w:rsid w:val="000C6B47"/>
    <w:rsid w:val="000D02F6"/>
    <w:rsid w:val="000D460C"/>
    <w:rsid w:val="000D51D7"/>
    <w:rsid w:val="000D545A"/>
    <w:rsid w:val="000D5750"/>
    <w:rsid w:val="000D5A00"/>
    <w:rsid w:val="000D5A69"/>
    <w:rsid w:val="000D6805"/>
    <w:rsid w:val="000D767F"/>
    <w:rsid w:val="000E1158"/>
    <w:rsid w:val="000E3A14"/>
    <w:rsid w:val="000E3EC3"/>
    <w:rsid w:val="000E413E"/>
    <w:rsid w:val="000E4B79"/>
    <w:rsid w:val="000E7207"/>
    <w:rsid w:val="000E7CCA"/>
    <w:rsid w:val="000E7F5E"/>
    <w:rsid w:val="000F07BE"/>
    <w:rsid w:val="000F0D7C"/>
    <w:rsid w:val="000F1209"/>
    <w:rsid w:val="000F57F8"/>
    <w:rsid w:val="000F769A"/>
    <w:rsid w:val="000F7FB7"/>
    <w:rsid w:val="001003A2"/>
    <w:rsid w:val="001015C3"/>
    <w:rsid w:val="001032EA"/>
    <w:rsid w:val="00103433"/>
    <w:rsid w:val="001034E6"/>
    <w:rsid w:val="001040AD"/>
    <w:rsid w:val="0010436A"/>
    <w:rsid w:val="001048CA"/>
    <w:rsid w:val="00107612"/>
    <w:rsid w:val="00110887"/>
    <w:rsid w:val="00110CF1"/>
    <w:rsid w:val="00112359"/>
    <w:rsid w:val="00113904"/>
    <w:rsid w:val="00113EAD"/>
    <w:rsid w:val="00114840"/>
    <w:rsid w:val="00115780"/>
    <w:rsid w:val="00117166"/>
    <w:rsid w:val="001179BC"/>
    <w:rsid w:val="00120336"/>
    <w:rsid w:val="00120B78"/>
    <w:rsid w:val="00120F03"/>
    <w:rsid w:val="0012231E"/>
    <w:rsid w:val="001227A5"/>
    <w:rsid w:val="00123280"/>
    <w:rsid w:val="0012421C"/>
    <w:rsid w:val="00124DA7"/>
    <w:rsid w:val="00125080"/>
    <w:rsid w:val="001257D3"/>
    <w:rsid w:val="00125CC7"/>
    <w:rsid w:val="00125E6E"/>
    <w:rsid w:val="00126154"/>
    <w:rsid w:val="0012790C"/>
    <w:rsid w:val="00131832"/>
    <w:rsid w:val="00131CFE"/>
    <w:rsid w:val="00131DD9"/>
    <w:rsid w:val="001323D7"/>
    <w:rsid w:val="00132A61"/>
    <w:rsid w:val="00134E10"/>
    <w:rsid w:val="001360F5"/>
    <w:rsid w:val="001361FA"/>
    <w:rsid w:val="00136C7B"/>
    <w:rsid w:val="00141C83"/>
    <w:rsid w:val="00142182"/>
    <w:rsid w:val="001424B5"/>
    <w:rsid w:val="001452A8"/>
    <w:rsid w:val="00147089"/>
    <w:rsid w:val="00152F9A"/>
    <w:rsid w:val="0015385E"/>
    <w:rsid w:val="0015416C"/>
    <w:rsid w:val="001542EB"/>
    <w:rsid w:val="00154F68"/>
    <w:rsid w:val="00155C4B"/>
    <w:rsid w:val="001564AA"/>
    <w:rsid w:val="0016050F"/>
    <w:rsid w:val="0016220E"/>
    <w:rsid w:val="00162FB4"/>
    <w:rsid w:val="001638C7"/>
    <w:rsid w:val="00163EDB"/>
    <w:rsid w:val="0016504C"/>
    <w:rsid w:val="0016595D"/>
    <w:rsid w:val="00166F8B"/>
    <w:rsid w:val="001672E5"/>
    <w:rsid w:val="00170BBE"/>
    <w:rsid w:val="0017102E"/>
    <w:rsid w:val="0017205F"/>
    <w:rsid w:val="001723CA"/>
    <w:rsid w:val="001726C6"/>
    <w:rsid w:val="001732A8"/>
    <w:rsid w:val="001749C7"/>
    <w:rsid w:val="00174CBF"/>
    <w:rsid w:val="00175FD0"/>
    <w:rsid w:val="00176AE3"/>
    <w:rsid w:val="00180B50"/>
    <w:rsid w:val="00181207"/>
    <w:rsid w:val="00181E2A"/>
    <w:rsid w:val="001827B2"/>
    <w:rsid w:val="00182A10"/>
    <w:rsid w:val="00182BFF"/>
    <w:rsid w:val="00182EEB"/>
    <w:rsid w:val="00183FE2"/>
    <w:rsid w:val="00184881"/>
    <w:rsid w:val="001850A7"/>
    <w:rsid w:val="001908D3"/>
    <w:rsid w:val="00191059"/>
    <w:rsid w:val="00191841"/>
    <w:rsid w:val="00191AA6"/>
    <w:rsid w:val="00191B44"/>
    <w:rsid w:val="00192689"/>
    <w:rsid w:val="00192D8B"/>
    <w:rsid w:val="00193368"/>
    <w:rsid w:val="001934FA"/>
    <w:rsid w:val="00194163"/>
    <w:rsid w:val="00195FF4"/>
    <w:rsid w:val="00197F1B"/>
    <w:rsid w:val="00197F68"/>
    <w:rsid w:val="001A2AE9"/>
    <w:rsid w:val="001A354A"/>
    <w:rsid w:val="001A37CE"/>
    <w:rsid w:val="001A3B2F"/>
    <w:rsid w:val="001A41EF"/>
    <w:rsid w:val="001A4A26"/>
    <w:rsid w:val="001A5F98"/>
    <w:rsid w:val="001A6B21"/>
    <w:rsid w:val="001A7F9A"/>
    <w:rsid w:val="001B0130"/>
    <w:rsid w:val="001B1EF2"/>
    <w:rsid w:val="001B2B36"/>
    <w:rsid w:val="001B3AAE"/>
    <w:rsid w:val="001B3AC9"/>
    <w:rsid w:val="001B45E1"/>
    <w:rsid w:val="001B5725"/>
    <w:rsid w:val="001B5850"/>
    <w:rsid w:val="001B6409"/>
    <w:rsid w:val="001B6683"/>
    <w:rsid w:val="001B6B5E"/>
    <w:rsid w:val="001B6DC5"/>
    <w:rsid w:val="001C074C"/>
    <w:rsid w:val="001C1FB0"/>
    <w:rsid w:val="001C2687"/>
    <w:rsid w:val="001C2D7C"/>
    <w:rsid w:val="001C4092"/>
    <w:rsid w:val="001C4995"/>
    <w:rsid w:val="001C6277"/>
    <w:rsid w:val="001C67C9"/>
    <w:rsid w:val="001C68C7"/>
    <w:rsid w:val="001C6CCB"/>
    <w:rsid w:val="001C6D90"/>
    <w:rsid w:val="001C7D47"/>
    <w:rsid w:val="001D0979"/>
    <w:rsid w:val="001D0ECB"/>
    <w:rsid w:val="001D26AA"/>
    <w:rsid w:val="001D4CE8"/>
    <w:rsid w:val="001D4E45"/>
    <w:rsid w:val="001D606C"/>
    <w:rsid w:val="001D62C0"/>
    <w:rsid w:val="001E0967"/>
    <w:rsid w:val="001E0AEA"/>
    <w:rsid w:val="001E0AF6"/>
    <w:rsid w:val="001E25DA"/>
    <w:rsid w:val="001E2FBB"/>
    <w:rsid w:val="001E46FD"/>
    <w:rsid w:val="001E5EC9"/>
    <w:rsid w:val="001E6179"/>
    <w:rsid w:val="001E7256"/>
    <w:rsid w:val="001E777C"/>
    <w:rsid w:val="001F0860"/>
    <w:rsid w:val="001F0E6B"/>
    <w:rsid w:val="001F1626"/>
    <w:rsid w:val="001F1D85"/>
    <w:rsid w:val="001F1F37"/>
    <w:rsid w:val="001F3152"/>
    <w:rsid w:val="001F3267"/>
    <w:rsid w:val="001F3EF3"/>
    <w:rsid w:val="001F40EF"/>
    <w:rsid w:val="001F61FA"/>
    <w:rsid w:val="001F6C91"/>
    <w:rsid w:val="00200F11"/>
    <w:rsid w:val="002010FB"/>
    <w:rsid w:val="002020A7"/>
    <w:rsid w:val="00202942"/>
    <w:rsid w:val="00202D12"/>
    <w:rsid w:val="002032A9"/>
    <w:rsid w:val="00204951"/>
    <w:rsid w:val="00204959"/>
    <w:rsid w:val="00205353"/>
    <w:rsid w:val="00207282"/>
    <w:rsid w:val="00210231"/>
    <w:rsid w:val="00211EAA"/>
    <w:rsid w:val="00212396"/>
    <w:rsid w:val="002137BE"/>
    <w:rsid w:val="00214014"/>
    <w:rsid w:val="00215099"/>
    <w:rsid w:val="00215146"/>
    <w:rsid w:val="00215576"/>
    <w:rsid w:val="00215949"/>
    <w:rsid w:val="00217CC0"/>
    <w:rsid w:val="002233E0"/>
    <w:rsid w:val="00223D28"/>
    <w:rsid w:val="002241D9"/>
    <w:rsid w:val="0022490F"/>
    <w:rsid w:val="002265AD"/>
    <w:rsid w:val="00226785"/>
    <w:rsid w:val="00227403"/>
    <w:rsid w:val="0023008B"/>
    <w:rsid w:val="0023030D"/>
    <w:rsid w:val="00233043"/>
    <w:rsid w:val="002334DC"/>
    <w:rsid w:val="00235E43"/>
    <w:rsid w:val="00236091"/>
    <w:rsid w:val="00241FD3"/>
    <w:rsid w:val="002420D9"/>
    <w:rsid w:val="00242A46"/>
    <w:rsid w:val="00243F65"/>
    <w:rsid w:val="0024409C"/>
    <w:rsid w:val="00244735"/>
    <w:rsid w:val="00245109"/>
    <w:rsid w:val="0024592E"/>
    <w:rsid w:val="00250D5D"/>
    <w:rsid w:val="002510CB"/>
    <w:rsid w:val="002513D6"/>
    <w:rsid w:val="00252014"/>
    <w:rsid w:val="002521D1"/>
    <w:rsid w:val="0025378C"/>
    <w:rsid w:val="00254686"/>
    <w:rsid w:val="00254D4F"/>
    <w:rsid w:val="00254E15"/>
    <w:rsid w:val="002554EF"/>
    <w:rsid w:val="0025768B"/>
    <w:rsid w:val="002612B9"/>
    <w:rsid w:val="00263153"/>
    <w:rsid w:val="00263634"/>
    <w:rsid w:val="00263B16"/>
    <w:rsid w:val="00264425"/>
    <w:rsid w:val="002669F5"/>
    <w:rsid w:val="002671A2"/>
    <w:rsid w:val="00272244"/>
    <w:rsid w:val="002732E5"/>
    <w:rsid w:val="00273463"/>
    <w:rsid w:val="002740D9"/>
    <w:rsid w:val="002752AB"/>
    <w:rsid w:val="00275AAD"/>
    <w:rsid w:val="002769F7"/>
    <w:rsid w:val="002770B5"/>
    <w:rsid w:val="00277552"/>
    <w:rsid w:val="00277A29"/>
    <w:rsid w:val="00280D92"/>
    <w:rsid w:val="00280DA4"/>
    <w:rsid w:val="0028127E"/>
    <w:rsid w:val="00282781"/>
    <w:rsid w:val="00282E4F"/>
    <w:rsid w:val="00283978"/>
    <w:rsid w:val="002844E0"/>
    <w:rsid w:val="00284643"/>
    <w:rsid w:val="00285BAB"/>
    <w:rsid w:val="00287A29"/>
    <w:rsid w:val="00290498"/>
    <w:rsid w:val="00290A61"/>
    <w:rsid w:val="00292621"/>
    <w:rsid w:val="0029303E"/>
    <w:rsid w:val="00293A9A"/>
    <w:rsid w:val="00294BC6"/>
    <w:rsid w:val="002957AC"/>
    <w:rsid w:val="00295B1E"/>
    <w:rsid w:val="002A383D"/>
    <w:rsid w:val="002A3BC3"/>
    <w:rsid w:val="002A3F55"/>
    <w:rsid w:val="002A4349"/>
    <w:rsid w:val="002A6097"/>
    <w:rsid w:val="002A6A5C"/>
    <w:rsid w:val="002A737A"/>
    <w:rsid w:val="002B0254"/>
    <w:rsid w:val="002B0F29"/>
    <w:rsid w:val="002B0FE4"/>
    <w:rsid w:val="002B1207"/>
    <w:rsid w:val="002B26A8"/>
    <w:rsid w:val="002B2B7A"/>
    <w:rsid w:val="002B3A93"/>
    <w:rsid w:val="002B5B37"/>
    <w:rsid w:val="002B5D32"/>
    <w:rsid w:val="002C058E"/>
    <w:rsid w:val="002C10AB"/>
    <w:rsid w:val="002C25BE"/>
    <w:rsid w:val="002C36C3"/>
    <w:rsid w:val="002C42AF"/>
    <w:rsid w:val="002C6041"/>
    <w:rsid w:val="002C7083"/>
    <w:rsid w:val="002D08A4"/>
    <w:rsid w:val="002D1639"/>
    <w:rsid w:val="002D3871"/>
    <w:rsid w:val="002D3EF8"/>
    <w:rsid w:val="002D4AAC"/>
    <w:rsid w:val="002D4B5D"/>
    <w:rsid w:val="002D59EE"/>
    <w:rsid w:val="002D63C6"/>
    <w:rsid w:val="002D6ECC"/>
    <w:rsid w:val="002D741E"/>
    <w:rsid w:val="002E00B0"/>
    <w:rsid w:val="002E149F"/>
    <w:rsid w:val="002E2CDD"/>
    <w:rsid w:val="002E2CE7"/>
    <w:rsid w:val="002E3A2B"/>
    <w:rsid w:val="002E3B70"/>
    <w:rsid w:val="002E3B85"/>
    <w:rsid w:val="002E431C"/>
    <w:rsid w:val="002E5604"/>
    <w:rsid w:val="002E5BEB"/>
    <w:rsid w:val="002E5CA5"/>
    <w:rsid w:val="002E6C91"/>
    <w:rsid w:val="002F2C3D"/>
    <w:rsid w:val="002F2D99"/>
    <w:rsid w:val="002F31C4"/>
    <w:rsid w:val="002F337D"/>
    <w:rsid w:val="002F3402"/>
    <w:rsid w:val="002F46C2"/>
    <w:rsid w:val="002F4993"/>
    <w:rsid w:val="002F4B49"/>
    <w:rsid w:val="002F5FED"/>
    <w:rsid w:val="003010C6"/>
    <w:rsid w:val="0030257E"/>
    <w:rsid w:val="00303602"/>
    <w:rsid w:val="0030390B"/>
    <w:rsid w:val="00303DED"/>
    <w:rsid w:val="003041F7"/>
    <w:rsid w:val="00304338"/>
    <w:rsid w:val="0030532B"/>
    <w:rsid w:val="00306455"/>
    <w:rsid w:val="00307875"/>
    <w:rsid w:val="00307F77"/>
    <w:rsid w:val="003100B0"/>
    <w:rsid w:val="00310669"/>
    <w:rsid w:val="0031099D"/>
    <w:rsid w:val="00310AEE"/>
    <w:rsid w:val="003145C1"/>
    <w:rsid w:val="003158AE"/>
    <w:rsid w:val="00316463"/>
    <w:rsid w:val="00316CF9"/>
    <w:rsid w:val="00317D32"/>
    <w:rsid w:val="00323488"/>
    <w:rsid w:val="003234F6"/>
    <w:rsid w:val="0032421E"/>
    <w:rsid w:val="0032438F"/>
    <w:rsid w:val="00325F7D"/>
    <w:rsid w:val="00326025"/>
    <w:rsid w:val="0032749E"/>
    <w:rsid w:val="00331E8C"/>
    <w:rsid w:val="003324EA"/>
    <w:rsid w:val="00332BC2"/>
    <w:rsid w:val="00333226"/>
    <w:rsid w:val="003338E3"/>
    <w:rsid w:val="00333B35"/>
    <w:rsid w:val="00333F7F"/>
    <w:rsid w:val="003350D6"/>
    <w:rsid w:val="00335E2D"/>
    <w:rsid w:val="003369BE"/>
    <w:rsid w:val="00340FB1"/>
    <w:rsid w:val="00341AD3"/>
    <w:rsid w:val="003438EF"/>
    <w:rsid w:val="00345D21"/>
    <w:rsid w:val="00346433"/>
    <w:rsid w:val="0034661D"/>
    <w:rsid w:val="00347896"/>
    <w:rsid w:val="00347C45"/>
    <w:rsid w:val="00352061"/>
    <w:rsid w:val="00352748"/>
    <w:rsid w:val="00352C62"/>
    <w:rsid w:val="00353058"/>
    <w:rsid w:val="003531A6"/>
    <w:rsid w:val="003531C5"/>
    <w:rsid w:val="00353D77"/>
    <w:rsid w:val="003562E5"/>
    <w:rsid w:val="0035768A"/>
    <w:rsid w:val="00357D1D"/>
    <w:rsid w:val="00360BB6"/>
    <w:rsid w:val="00360E7D"/>
    <w:rsid w:val="00361986"/>
    <w:rsid w:val="00361CC6"/>
    <w:rsid w:val="0036529A"/>
    <w:rsid w:val="003673F5"/>
    <w:rsid w:val="00370ACD"/>
    <w:rsid w:val="00370E86"/>
    <w:rsid w:val="00372D9B"/>
    <w:rsid w:val="003733CC"/>
    <w:rsid w:val="003734D5"/>
    <w:rsid w:val="00373A4B"/>
    <w:rsid w:val="00375314"/>
    <w:rsid w:val="00375FCC"/>
    <w:rsid w:val="00380BF7"/>
    <w:rsid w:val="00380F99"/>
    <w:rsid w:val="00381DD9"/>
    <w:rsid w:val="00381DE8"/>
    <w:rsid w:val="0038201E"/>
    <w:rsid w:val="0038295A"/>
    <w:rsid w:val="00382E23"/>
    <w:rsid w:val="00383397"/>
    <w:rsid w:val="00385589"/>
    <w:rsid w:val="003862EF"/>
    <w:rsid w:val="0039145B"/>
    <w:rsid w:val="00392DD5"/>
    <w:rsid w:val="00392F3C"/>
    <w:rsid w:val="00395DDF"/>
    <w:rsid w:val="003963B7"/>
    <w:rsid w:val="003965B3"/>
    <w:rsid w:val="00396F85"/>
    <w:rsid w:val="003A03D6"/>
    <w:rsid w:val="003A0E9B"/>
    <w:rsid w:val="003A193D"/>
    <w:rsid w:val="003A47CA"/>
    <w:rsid w:val="003A49DA"/>
    <w:rsid w:val="003A6854"/>
    <w:rsid w:val="003A689F"/>
    <w:rsid w:val="003A703B"/>
    <w:rsid w:val="003A7DC7"/>
    <w:rsid w:val="003B0181"/>
    <w:rsid w:val="003B03A2"/>
    <w:rsid w:val="003B0A00"/>
    <w:rsid w:val="003B155E"/>
    <w:rsid w:val="003B2298"/>
    <w:rsid w:val="003B313E"/>
    <w:rsid w:val="003B34DE"/>
    <w:rsid w:val="003B4951"/>
    <w:rsid w:val="003B5396"/>
    <w:rsid w:val="003B5635"/>
    <w:rsid w:val="003B58B9"/>
    <w:rsid w:val="003B5B88"/>
    <w:rsid w:val="003B67C3"/>
    <w:rsid w:val="003C26DE"/>
    <w:rsid w:val="003C2F87"/>
    <w:rsid w:val="003C3DDA"/>
    <w:rsid w:val="003C3FF7"/>
    <w:rsid w:val="003C62CC"/>
    <w:rsid w:val="003D0081"/>
    <w:rsid w:val="003D08E6"/>
    <w:rsid w:val="003D0E7C"/>
    <w:rsid w:val="003D13DE"/>
    <w:rsid w:val="003D3B97"/>
    <w:rsid w:val="003D756F"/>
    <w:rsid w:val="003D75D9"/>
    <w:rsid w:val="003D763E"/>
    <w:rsid w:val="003D7B67"/>
    <w:rsid w:val="003D7E4D"/>
    <w:rsid w:val="003E05EE"/>
    <w:rsid w:val="003E0927"/>
    <w:rsid w:val="003E1946"/>
    <w:rsid w:val="003E4D87"/>
    <w:rsid w:val="003E5B43"/>
    <w:rsid w:val="003E61FC"/>
    <w:rsid w:val="003E6409"/>
    <w:rsid w:val="003E6BD7"/>
    <w:rsid w:val="003E7392"/>
    <w:rsid w:val="003E7ABE"/>
    <w:rsid w:val="003F02D0"/>
    <w:rsid w:val="003F10BB"/>
    <w:rsid w:val="003F4051"/>
    <w:rsid w:val="003F5402"/>
    <w:rsid w:val="003F62F9"/>
    <w:rsid w:val="003F6BA5"/>
    <w:rsid w:val="003F72BA"/>
    <w:rsid w:val="004005AF"/>
    <w:rsid w:val="0040076C"/>
    <w:rsid w:val="00400B56"/>
    <w:rsid w:val="00401532"/>
    <w:rsid w:val="0040208E"/>
    <w:rsid w:val="00402C5B"/>
    <w:rsid w:val="004033CA"/>
    <w:rsid w:val="004039DA"/>
    <w:rsid w:val="00403E08"/>
    <w:rsid w:val="004042CF"/>
    <w:rsid w:val="00406001"/>
    <w:rsid w:val="004061FF"/>
    <w:rsid w:val="0040730A"/>
    <w:rsid w:val="004075A7"/>
    <w:rsid w:val="00410134"/>
    <w:rsid w:val="00410A72"/>
    <w:rsid w:val="0041290D"/>
    <w:rsid w:val="00415396"/>
    <w:rsid w:val="004155A1"/>
    <w:rsid w:val="00415DE5"/>
    <w:rsid w:val="00416897"/>
    <w:rsid w:val="00417543"/>
    <w:rsid w:val="00417C15"/>
    <w:rsid w:val="004214BF"/>
    <w:rsid w:val="00421591"/>
    <w:rsid w:val="00422729"/>
    <w:rsid w:val="00422848"/>
    <w:rsid w:val="00423671"/>
    <w:rsid w:val="00424C14"/>
    <w:rsid w:val="00427052"/>
    <w:rsid w:val="00427352"/>
    <w:rsid w:val="00427BBE"/>
    <w:rsid w:val="00431210"/>
    <w:rsid w:val="00432219"/>
    <w:rsid w:val="004329B7"/>
    <w:rsid w:val="0043306F"/>
    <w:rsid w:val="0043394D"/>
    <w:rsid w:val="00434BE9"/>
    <w:rsid w:val="0043607D"/>
    <w:rsid w:val="004371CF"/>
    <w:rsid w:val="0043728F"/>
    <w:rsid w:val="00437946"/>
    <w:rsid w:val="004403F1"/>
    <w:rsid w:val="00440BD3"/>
    <w:rsid w:val="00440BDC"/>
    <w:rsid w:val="004415A6"/>
    <w:rsid w:val="00441796"/>
    <w:rsid w:val="00441FEB"/>
    <w:rsid w:val="00442670"/>
    <w:rsid w:val="00442CB2"/>
    <w:rsid w:val="0044319C"/>
    <w:rsid w:val="004449DE"/>
    <w:rsid w:val="00444DFD"/>
    <w:rsid w:val="00444EA7"/>
    <w:rsid w:val="00450901"/>
    <w:rsid w:val="00450B1E"/>
    <w:rsid w:val="00451E68"/>
    <w:rsid w:val="004545BC"/>
    <w:rsid w:val="00457347"/>
    <w:rsid w:val="00460932"/>
    <w:rsid w:val="004610AD"/>
    <w:rsid w:val="0046299B"/>
    <w:rsid w:val="00465E11"/>
    <w:rsid w:val="0047040A"/>
    <w:rsid w:val="004712E3"/>
    <w:rsid w:val="00472FE7"/>
    <w:rsid w:val="00473226"/>
    <w:rsid w:val="0047431B"/>
    <w:rsid w:val="00474BE3"/>
    <w:rsid w:val="00477568"/>
    <w:rsid w:val="0048143D"/>
    <w:rsid w:val="0048200D"/>
    <w:rsid w:val="004834C3"/>
    <w:rsid w:val="00483570"/>
    <w:rsid w:val="004836C4"/>
    <w:rsid w:val="00484578"/>
    <w:rsid w:val="00484FA1"/>
    <w:rsid w:val="004856E4"/>
    <w:rsid w:val="00485E01"/>
    <w:rsid w:val="00486D3C"/>
    <w:rsid w:val="0048744B"/>
    <w:rsid w:val="0048772C"/>
    <w:rsid w:val="00487BFD"/>
    <w:rsid w:val="00487F5D"/>
    <w:rsid w:val="00490AFB"/>
    <w:rsid w:val="00491227"/>
    <w:rsid w:val="00492ABD"/>
    <w:rsid w:val="00492E32"/>
    <w:rsid w:val="00492FD9"/>
    <w:rsid w:val="00494F7E"/>
    <w:rsid w:val="0049577C"/>
    <w:rsid w:val="00495B50"/>
    <w:rsid w:val="00496D49"/>
    <w:rsid w:val="00496DBC"/>
    <w:rsid w:val="0049777D"/>
    <w:rsid w:val="004A003E"/>
    <w:rsid w:val="004A0864"/>
    <w:rsid w:val="004A2C33"/>
    <w:rsid w:val="004A2D89"/>
    <w:rsid w:val="004A31DD"/>
    <w:rsid w:val="004A35B4"/>
    <w:rsid w:val="004A4155"/>
    <w:rsid w:val="004A4AAD"/>
    <w:rsid w:val="004B08AE"/>
    <w:rsid w:val="004B0D20"/>
    <w:rsid w:val="004B3349"/>
    <w:rsid w:val="004B3550"/>
    <w:rsid w:val="004B4DD7"/>
    <w:rsid w:val="004B51E0"/>
    <w:rsid w:val="004B55C7"/>
    <w:rsid w:val="004B591E"/>
    <w:rsid w:val="004B79F4"/>
    <w:rsid w:val="004B7DC4"/>
    <w:rsid w:val="004C083C"/>
    <w:rsid w:val="004C0E78"/>
    <w:rsid w:val="004C1333"/>
    <w:rsid w:val="004C1A44"/>
    <w:rsid w:val="004C1B44"/>
    <w:rsid w:val="004C1B86"/>
    <w:rsid w:val="004C3620"/>
    <w:rsid w:val="004C3BA3"/>
    <w:rsid w:val="004C3CED"/>
    <w:rsid w:val="004C3D68"/>
    <w:rsid w:val="004C47E3"/>
    <w:rsid w:val="004C486C"/>
    <w:rsid w:val="004C5087"/>
    <w:rsid w:val="004C52B8"/>
    <w:rsid w:val="004C5414"/>
    <w:rsid w:val="004C5A8F"/>
    <w:rsid w:val="004C6C61"/>
    <w:rsid w:val="004C6F5F"/>
    <w:rsid w:val="004D05D5"/>
    <w:rsid w:val="004D165B"/>
    <w:rsid w:val="004D1D7D"/>
    <w:rsid w:val="004D2791"/>
    <w:rsid w:val="004D3AB6"/>
    <w:rsid w:val="004D3C5A"/>
    <w:rsid w:val="004D4383"/>
    <w:rsid w:val="004D44FB"/>
    <w:rsid w:val="004D4E60"/>
    <w:rsid w:val="004D7575"/>
    <w:rsid w:val="004D79A8"/>
    <w:rsid w:val="004D7E75"/>
    <w:rsid w:val="004E21EE"/>
    <w:rsid w:val="004E24F9"/>
    <w:rsid w:val="004E4531"/>
    <w:rsid w:val="004E4E32"/>
    <w:rsid w:val="004E6438"/>
    <w:rsid w:val="004E667E"/>
    <w:rsid w:val="004F2FE4"/>
    <w:rsid w:val="004F4015"/>
    <w:rsid w:val="004F4379"/>
    <w:rsid w:val="004F5227"/>
    <w:rsid w:val="004F5ED0"/>
    <w:rsid w:val="004F6258"/>
    <w:rsid w:val="004F7753"/>
    <w:rsid w:val="00501344"/>
    <w:rsid w:val="00502E78"/>
    <w:rsid w:val="005031CB"/>
    <w:rsid w:val="005034E1"/>
    <w:rsid w:val="005034FC"/>
    <w:rsid w:val="00504109"/>
    <w:rsid w:val="00504658"/>
    <w:rsid w:val="00504BC8"/>
    <w:rsid w:val="00504DB3"/>
    <w:rsid w:val="00505586"/>
    <w:rsid w:val="00506DE0"/>
    <w:rsid w:val="005104AB"/>
    <w:rsid w:val="005116B8"/>
    <w:rsid w:val="00511EC3"/>
    <w:rsid w:val="005126C8"/>
    <w:rsid w:val="00512DE7"/>
    <w:rsid w:val="00515AD9"/>
    <w:rsid w:val="00515F2A"/>
    <w:rsid w:val="00516BC9"/>
    <w:rsid w:val="00517763"/>
    <w:rsid w:val="00517C95"/>
    <w:rsid w:val="00521767"/>
    <w:rsid w:val="00521F39"/>
    <w:rsid w:val="00525659"/>
    <w:rsid w:val="00525EED"/>
    <w:rsid w:val="00527E56"/>
    <w:rsid w:val="005302EE"/>
    <w:rsid w:val="00530313"/>
    <w:rsid w:val="00530646"/>
    <w:rsid w:val="005310F6"/>
    <w:rsid w:val="00531615"/>
    <w:rsid w:val="00531F31"/>
    <w:rsid w:val="00532203"/>
    <w:rsid w:val="00534790"/>
    <w:rsid w:val="00534A6B"/>
    <w:rsid w:val="00534ADA"/>
    <w:rsid w:val="005350B8"/>
    <w:rsid w:val="005369C0"/>
    <w:rsid w:val="005369F8"/>
    <w:rsid w:val="00536CDB"/>
    <w:rsid w:val="00537381"/>
    <w:rsid w:val="00541764"/>
    <w:rsid w:val="00542F24"/>
    <w:rsid w:val="00542F68"/>
    <w:rsid w:val="005434C7"/>
    <w:rsid w:val="00543BB1"/>
    <w:rsid w:val="00544890"/>
    <w:rsid w:val="00544AF7"/>
    <w:rsid w:val="00545E73"/>
    <w:rsid w:val="0054765F"/>
    <w:rsid w:val="00550940"/>
    <w:rsid w:val="00550BF8"/>
    <w:rsid w:val="00553464"/>
    <w:rsid w:val="0055458B"/>
    <w:rsid w:val="005548EE"/>
    <w:rsid w:val="00554B2E"/>
    <w:rsid w:val="00555F0A"/>
    <w:rsid w:val="00556447"/>
    <w:rsid w:val="00556719"/>
    <w:rsid w:val="00556E4A"/>
    <w:rsid w:val="00556F5E"/>
    <w:rsid w:val="0056042B"/>
    <w:rsid w:val="005605EE"/>
    <w:rsid w:val="00560723"/>
    <w:rsid w:val="00562235"/>
    <w:rsid w:val="00563250"/>
    <w:rsid w:val="00564663"/>
    <w:rsid w:val="00564787"/>
    <w:rsid w:val="0056480A"/>
    <w:rsid w:val="00564911"/>
    <w:rsid w:val="0056507F"/>
    <w:rsid w:val="0056778A"/>
    <w:rsid w:val="00567905"/>
    <w:rsid w:val="00567C41"/>
    <w:rsid w:val="00570098"/>
    <w:rsid w:val="00570574"/>
    <w:rsid w:val="00570CF9"/>
    <w:rsid w:val="00570E12"/>
    <w:rsid w:val="00570EA1"/>
    <w:rsid w:val="005714CC"/>
    <w:rsid w:val="00574F1D"/>
    <w:rsid w:val="005753A5"/>
    <w:rsid w:val="00575719"/>
    <w:rsid w:val="0057582D"/>
    <w:rsid w:val="005767B9"/>
    <w:rsid w:val="005772B8"/>
    <w:rsid w:val="00580855"/>
    <w:rsid w:val="00580C81"/>
    <w:rsid w:val="00581017"/>
    <w:rsid w:val="00581835"/>
    <w:rsid w:val="00581B21"/>
    <w:rsid w:val="005836C2"/>
    <w:rsid w:val="00584550"/>
    <w:rsid w:val="0058474B"/>
    <w:rsid w:val="00585599"/>
    <w:rsid w:val="005857AA"/>
    <w:rsid w:val="00587783"/>
    <w:rsid w:val="00591251"/>
    <w:rsid w:val="005915FF"/>
    <w:rsid w:val="005925FC"/>
    <w:rsid w:val="005943A9"/>
    <w:rsid w:val="00595F9E"/>
    <w:rsid w:val="005A02D2"/>
    <w:rsid w:val="005A24D8"/>
    <w:rsid w:val="005A2B41"/>
    <w:rsid w:val="005A3C9C"/>
    <w:rsid w:val="005A49A3"/>
    <w:rsid w:val="005A526D"/>
    <w:rsid w:val="005A5F06"/>
    <w:rsid w:val="005A6953"/>
    <w:rsid w:val="005A6A14"/>
    <w:rsid w:val="005A7ACE"/>
    <w:rsid w:val="005A7BF1"/>
    <w:rsid w:val="005B0CA4"/>
    <w:rsid w:val="005B1777"/>
    <w:rsid w:val="005B2C27"/>
    <w:rsid w:val="005B361E"/>
    <w:rsid w:val="005B4C31"/>
    <w:rsid w:val="005B4D80"/>
    <w:rsid w:val="005B6F0C"/>
    <w:rsid w:val="005B70FE"/>
    <w:rsid w:val="005B7347"/>
    <w:rsid w:val="005B75C4"/>
    <w:rsid w:val="005B796F"/>
    <w:rsid w:val="005C1445"/>
    <w:rsid w:val="005C49FD"/>
    <w:rsid w:val="005C50EE"/>
    <w:rsid w:val="005C64C3"/>
    <w:rsid w:val="005C6C46"/>
    <w:rsid w:val="005C74FE"/>
    <w:rsid w:val="005C79E1"/>
    <w:rsid w:val="005C7D06"/>
    <w:rsid w:val="005D000C"/>
    <w:rsid w:val="005D1154"/>
    <w:rsid w:val="005D7F28"/>
    <w:rsid w:val="005E3F4F"/>
    <w:rsid w:val="005E43EE"/>
    <w:rsid w:val="005E6747"/>
    <w:rsid w:val="005E74DA"/>
    <w:rsid w:val="005E788B"/>
    <w:rsid w:val="005F24FC"/>
    <w:rsid w:val="005F2D52"/>
    <w:rsid w:val="005F2D9F"/>
    <w:rsid w:val="005F3F2B"/>
    <w:rsid w:val="005F487E"/>
    <w:rsid w:val="005F5BBF"/>
    <w:rsid w:val="005F7057"/>
    <w:rsid w:val="0060012D"/>
    <w:rsid w:val="0060036B"/>
    <w:rsid w:val="006004E6"/>
    <w:rsid w:val="00600B68"/>
    <w:rsid w:val="00600D29"/>
    <w:rsid w:val="00601A8B"/>
    <w:rsid w:val="00602727"/>
    <w:rsid w:val="00602814"/>
    <w:rsid w:val="006062DF"/>
    <w:rsid w:val="00606616"/>
    <w:rsid w:val="00606F96"/>
    <w:rsid w:val="00607152"/>
    <w:rsid w:val="00610CB6"/>
    <w:rsid w:val="00611447"/>
    <w:rsid w:val="0061421A"/>
    <w:rsid w:val="00614743"/>
    <w:rsid w:val="0061484A"/>
    <w:rsid w:val="006156C5"/>
    <w:rsid w:val="00620734"/>
    <w:rsid w:val="00620B6B"/>
    <w:rsid w:val="00620F75"/>
    <w:rsid w:val="00621CD2"/>
    <w:rsid w:val="00623D8B"/>
    <w:rsid w:val="00623DCB"/>
    <w:rsid w:val="00624A56"/>
    <w:rsid w:val="00624D71"/>
    <w:rsid w:val="00626AB8"/>
    <w:rsid w:val="0062706D"/>
    <w:rsid w:val="006309EE"/>
    <w:rsid w:val="00632185"/>
    <w:rsid w:val="006359C4"/>
    <w:rsid w:val="00635D3E"/>
    <w:rsid w:val="00635ED6"/>
    <w:rsid w:val="00636927"/>
    <w:rsid w:val="00636F11"/>
    <w:rsid w:val="0063770A"/>
    <w:rsid w:val="006413F3"/>
    <w:rsid w:val="00641952"/>
    <w:rsid w:val="006420C2"/>
    <w:rsid w:val="00642C88"/>
    <w:rsid w:val="00643427"/>
    <w:rsid w:val="00643C99"/>
    <w:rsid w:val="006440A1"/>
    <w:rsid w:val="00644DA0"/>
    <w:rsid w:val="006451D8"/>
    <w:rsid w:val="006456D7"/>
    <w:rsid w:val="0064575B"/>
    <w:rsid w:val="00645E9A"/>
    <w:rsid w:val="006465C2"/>
    <w:rsid w:val="00646EE8"/>
    <w:rsid w:val="006478E3"/>
    <w:rsid w:val="00647D1A"/>
    <w:rsid w:val="00650F7D"/>
    <w:rsid w:val="00651975"/>
    <w:rsid w:val="0065279D"/>
    <w:rsid w:val="00653994"/>
    <w:rsid w:val="006547E5"/>
    <w:rsid w:val="006549E3"/>
    <w:rsid w:val="0065614A"/>
    <w:rsid w:val="00662E42"/>
    <w:rsid w:val="0066340B"/>
    <w:rsid w:val="006639D9"/>
    <w:rsid w:val="00663E07"/>
    <w:rsid w:val="006641BC"/>
    <w:rsid w:val="00664969"/>
    <w:rsid w:val="00665163"/>
    <w:rsid w:val="00665587"/>
    <w:rsid w:val="00665F74"/>
    <w:rsid w:val="0066642F"/>
    <w:rsid w:val="006664BA"/>
    <w:rsid w:val="006670B8"/>
    <w:rsid w:val="00671E53"/>
    <w:rsid w:val="00673D7F"/>
    <w:rsid w:val="00675FA0"/>
    <w:rsid w:val="00676D96"/>
    <w:rsid w:val="00676E48"/>
    <w:rsid w:val="00677256"/>
    <w:rsid w:val="0067743D"/>
    <w:rsid w:val="00677CB9"/>
    <w:rsid w:val="00677DB2"/>
    <w:rsid w:val="0068044D"/>
    <w:rsid w:val="00680D4E"/>
    <w:rsid w:val="00681B50"/>
    <w:rsid w:val="00682E66"/>
    <w:rsid w:val="00682EB0"/>
    <w:rsid w:val="0068308F"/>
    <w:rsid w:val="00684286"/>
    <w:rsid w:val="00684B58"/>
    <w:rsid w:val="00685E0A"/>
    <w:rsid w:val="00690536"/>
    <w:rsid w:val="00691941"/>
    <w:rsid w:val="00691993"/>
    <w:rsid w:val="00693ED3"/>
    <w:rsid w:val="006946B2"/>
    <w:rsid w:val="00694CDB"/>
    <w:rsid w:val="00697D8C"/>
    <w:rsid w:val="00697DD6"/>
    <w:rsid w:val="006A02B9"/>
    <w:rsid w:val="006A18D4"/>
    <w:rsid w:val="006A1934"/>
    <w:rsid w:val="006A31FA"/>
    <w:rsid w:val="006A418E"/>
    <w:rsid w:val="006A4634"/>
    <w:rsid w:val="006A47E4"/>
    <w:rsid w:val="006A4B0C"/>
    <w:rsid w:val="006A65B1"/>
    <w:rsid w:val="006A7A34"/>
    <w:rsid w:val="006B125D"/>
    <w:rsid w:val="006B12F1"/>
    <w:rsid w:val="006B1A96"/>
    <w:rsid w:val="006B1AA7"/>
    <w:rsid w:val="006B1C33"/>
    <w:rsid w:val="006B1D5C"/>
    <w:rsid w:val="006B3504"/>
    <w:rsid w:val="006B565B"/>
    <w:rsid w:val="006B6A83"/>
    <w:rsid w:val="006B6AEF"/>
    <w:rsid w:val="006B7D9E"/>
    <w:rsid w:val="006C00D9"/>
    <w:rsid w:val="006C0CE4"/>
    <w:rsid w:val="006C154E"/>
    <w:rsid w:val="006C21C0"/>
    <w:rsid w:val="006C2C9B"/>
    <w:rsid w:val="006C333C"/>
    <w:rsid w:val="006C6B8D"/>
    <w:rsid w:val="006D0C82"/>
    <w:rsid w:val="006D0CD0"/>
    <w:rsid w:val="006D139C"/>
    <w:rsid w:val="006D3836"/>
    <w:rsid w:val="006D3BB0"/>
    <w:rsid w:val="006D4A8F"/>
    <w:rsid w:val="006D505C"/>
    <w:rsid w:val="006D6E62"/>
    <w:rsid w:val="006D73F7"/>
    <w:rsid w:val="006E1007"/>
    <w:rsid w:val="006E18BA"/>
    <w:rsid w:val="006E2064"/>
    <w:rsid w:val="006E2375"/>
    <w:rsid w:val="006E2AE6"/>
    <w:rsid w:val="006E3BA8"/>
    <w:rsid w:val="006E4354"/>
    <w:rsid w:val="006E50EA"/>
    <w:rsid w:val="006E641B"/>
    <w:rsid w:val="006F1472"/>
    <w:rsid w:val="006F24B1"/>
    <w:rsid w:val="006F259E"/>
    <w:rsid w:val="006F260C"/>
    <w:rsid w:val="006F3039"/>
    <w:rsid w:val="006F31CA"/>
    <w:rsid w:val="006F4955"/>
    <w:rsid w:val="006F4C63"/>
    <w:rsid w:val="006F515D"/>
    <w:rsid w:val="006F5289"/>
    <w:rsid w:val="006F6A13"/>
    <w:rsid w:val="006F6AB8"/>
    <w:rsid w:val="006F6DC7"/>
    <w:rsid w:val="006F6F5F"/>
    <w:rsid w:val="006F73D9"/>
    <w:rsid w:val="00701567"/>
    <w:rsid w:val="00702257"/>
    <w:rsid w:val="0070574C"/>
    <w:rsid w:val="007057A9"/>
    <w:rsid w:val="00705DA9"/>
    <w:rsid w:val="00705EDE"/>
    <w:rsid w:val="0070634E"/>
    <w:rsid w:val="00706484"/>
    <w:rsid w:val="007067A3"/>
    <w:rsid w:val="007070C6"/>
    <w:rsid w:val="00707866"/>
    <w:rsid w:val="00707FD3"/>
    <w:rsid w:val="007114E8"/>
    <w:rsid w:val="00712186"/>
    <w:rsid w:val="007133FF"/>
    <w:rsid w:val="00713E2B"/>
    <w:rsid w:val="00716054"/>
    <w:rsid w:val="00716670"/>
    <w:rsid w:val="00716ABA"/>
    <w:rsid w:val="00716AC7"/>
    <w:rsid w:val="00716E23"/>
    <w:rsid w:val="00717497"/>
    <w:rsid w:val="00717918"/>
    <w:rsid w:val="00720F57"/>
    <w:rsid w:val="0072102F"/>
    <w:rsid w:val="0072140E"/>
    <w:rsid w:val="00721730"/>
    <w:rsid w:val="00721AD1"/>
    <w:rsid w:val="0072585A"/>
    <w:rsid w:val="007274B0"/>
    <w:rsid w:val="00730D0C"/>
    <w:rsid w:val="00732E6F"/>
    <w:rsid w:val="00734221"/>
    <w:rsid w:val="00734657"/>
    <w:rsid w:val="00734787"/>
    <w:rsid w:val="00734A30"/>
    <w:rsid w:val="00735C49"/>
    <w:rsid w:val="007374AE"/>
    <w:rsid w:val="007400CA"/>
    <w:rsid w:val="007407FB"/>
    <w:rsid w:val="00740F5E"/>
    <w:rsid w:val="00741567"/>
    <w:rsid w:val="00741EEB"/>
    <w:rsid w:val="00742478"/>
    <w:rsid w:val="00743467"/>
    <w:rsid w:val="00743482"/>
    <w:rsid w:val="007444FA"/>
    <w:rsid w:val="00744976"/>
    <w:rsid w:val="00746D3A"/>
    <w:rsid w:val="00746F70"/>
    <w:rsid w:val="00747A48"/>
    <w:rsid w:val="0075030B"/>
    <w:rsid w:val="00750E81"/>
    <w:rsid w:val="00753BDB"/>
    <w:rsid w:val="00753F71"/>
    <w:rsid w:val="00754CC4"/>
    <w:rsid w:val="00756A50"/>
    <w:rsid w:val="00757054"/>
    <w:rsid w:val="00761F02"/>
    <w:rsid w:val="00762CC1"/>
    <w:rsid w:val="00764425"/>
    <w:rsid w:val="00766124"/>
    <w:rsid w:val="00766BA2"/>
    <w:rsid w:val="00767124"/>
    <w:rsid w:val="007678D7"/>
    <w:rsid w:val="007707B8"/>
    <w:rsid w:val="007709D2"/>
    <w:rsid w:val="00770B0F"/>
    <w:rsid w:val="00771989"/>
    <w:rsid w:val="0077211F"/>
    <w:rsid w:val="00773D01"/>
    <w:rsid w:val="00773D97"/>
    <w:rsid w:val="00773DFD"/>
    <w:rsid w:val="00774EB8"/>
    <w:rsid w:val="00775283"/>
    <w:rsid w:val="00775797"/>
    <w:rsid w:val="00775BA8"/>
    <w:rsid w:val="00776620"/>
    <w:rsid w:val="007769DC"/>
    <w:rsid w:val="00776EC4"/>
    <w:rsid w:val="007777FF"/>
    <w:rsid w:val="00780441"/>
    <w:rsid w:val="007812AD"/>
    <w:rsid w:val="00782CD6"/>
    <w:rsid w:val="00783947"/>
    <w:rsid w:val="00783B17"/>
    <w:rsid w:val="00783C11"/>
    <w:rsid w:val="007852F1"/>
    <w:rsid w:val="0078533E"/>
    <w:rsid w:val="00785BDB"/>
    <w:rsid w:val="00786958"/>
    <w:rsid w:val="00786A6F"/>
    <w:rsid w:val="00787DF3"/>
    <w:rsid w:val="00791021"/>
    <w:rsid w:val="007917AB"/>
    <w:rsid w:val="007922AB"/>
    <w:rsid w:val="00794618"/>
    <w:rsid w:val="00795558"/>
    <w:rsid w:val="007958A2"/>
    <w:rsid w:val="00796A07"/>
    <w:rsid w:val="007A16B5"/>
    <w:rsid w:val="007A2495"/>
    <w:rsid w:val="007A2B87"/>
    <w:rsid w:val="007A2F67"/>
    <w:rsid w:val="007A433F"/>
    <w:rsid w:val="007A44E8"/>
    <w:rsid w:val="007A773F"/>
    <w:rsid w:val="007B1CBB"/>
    <w:rsid w:val="007B2704"/>
    <w:rsid w:val="007B45E6"/>
    <w:rsid w:val="007B5A34"/>
    <w:rsid w:val="007B768A"/>
    <w:rsid w:val="007B7BA8"/>
    <w:rsid w:val="007C0BB6"/>
    <w:rsid w:val="007C1C4F"/>
    <w:rsid w:val="007C2A71"/>
    <w:rsid w:val="007C345F"/>
    <w:rsid w:val="007C36CC"/>
    <w:rsid w:val="007C3D82"/>
    <w:rsid w:val="007C40FE"/>
    <w:rsid w:val="007C4584"/>
    <w:rsid w:val="007C4853"/>
    <w:rsid w:val="007C49B5"/>
    <w:rsid w:val="007C781A"/>
    <w:rsid w:val="007D1189"/>
    <w:rsid w:val="007D3711"/>
    <w:rsid w:val="007D568E"/>
    <w:rsid w:val="007D5DF6"/>
    <w:rsid w:val="007D6427"/>
    <w:rsid w:val="007D750F"/>
    <w:rsid w:val="007E0D9D"/>
    <w:rsid w:val="007E1546"/>
    <w:rsid w:val="007E43B3"/>
    <w:rsid w:val="007E56FD"/>
    <w:rsid w:val="007E5C9C"/>
    <w:rsid w:val="007E6B9F"/>
    <w:rsid w:val="007E6C26"/>
    <w:rsid w:val="007E6EE4"/>
    <w:rsid w:val="007E7343"/>
    <w:rsid w:val="007E7F95"/>
    <w:rsid w:val="007F0263"/>
    <w:rsid w:val="007F056E"/>
    <w:rsid w:val="007F162E"/>
    <w:rsid w:val="007F313C"/>
    <w:rsid w:val="007F40A1"/>
    <w:rsid w:val="007F4C18"/>
    <w:rsid w:val="0080041B"/>
    <w:rsid w:val="008014B3"/>
    <w:rsid w:val="00801855"/>
    <w:rsid w:val="00801CC5"/>
    <w:rsid w:val="00801D51"/>
    <w:rsid w:val="00803491"/>
    <w:rsid w:val="0080359B"/>
    <w:rsid w:val="00804E4B"/>
    <w:rsid w:val="00806192"/>
    <w:rsid w:val="00806573"/>
    <w:rsid w:val="00806B09"/>
    <w:rsid w:val="00806D6F"/>
    <w:rsid w:val="00806FAD"/>
    <w:rsid w:val="00810C62"/>
    <w:rsid w:val="00810F83"/>
    <w:rsid w:val="008121DE"/>
    <w:rsid w:val="008123FA"/>
    <w:rsid w:val="00815BB9"/>
    <w:rsid w:val="00816AF8"/>
    <w:rsid w:val="00816FA0"/>
    <w:rsid w:val="00816FC2"/>
    <w:rsid w:val="00821112"/>
    <w:rsid w:val="00821ACD"/>
    <w:rsid w:val="00821EBD"/>
    <w:rsid w:val="00823AD8"/>
    <w:rsid w:val="00824A07"/>
    <w:rsid w:val="0082582D"/>
    <w:rsid w:val="00825B92"/>
    <w:rsid w:val="0082638A"/>
    <w:rsid w:val="008305A9"/>
    <w:rsid w:val="00830833"/>
    <w:rsid w:val="00831324"/>
    <w:rsid w:val="008335E0"/>
    <w:rsid w:val="00834846"/>
    <w:rsid w:val="00835396"/>
    <w:rsid w:val="00835AE4"/>
    <w:rsid w:val="00836C55"/>
    <w:rsid w:val="00837DC9"/>
    <w:rsid w:val="0084328F"/>
    <w:rsid w:val="00845614"/>
    <w:rsid w:val="008465CE"/>
    <w:rsid w:val="008474B0"/>
    <w:rsid w:val="008477BE"/>
    <w:rsid w:val="00847E81"/>
    <w:rsid w:val="00850B5A"/>
    <w:rsid w:val="00852B31"/>
    <w:rsid w:val="00853A3B"/>
    <w:rsid w:val="00853BAB"/>
    <w:rsid w:val="00854697"/>
    <w:rsid w:val="0085481F"/>
    <w:rsid w:val="00854F16"/>
    <w:rsid w:val="00856F3B"/>
    <w:rsid w:val="0086031A"/>
    <w:rsid w:val="0086032B"/>
    <w:rsid w:val="008655DC"/>
    <w:rsid w:val="00865E30"/>
    <w:rsid w:val="0086613C"/>
    <w:rsid w:val="008664C3"/>
    <w:rsid w:val="008665B3"/>
    <w:rsid w:val="00866783"/>
    <w:rsid w:val="00866CEE"/>
    <w:rsid w:val="00870162"/>
    <w:rsid w:val="008719FE"/>
    <w:rsid w:val="00871FDF"/>
    <w:rsid w:val="00873D8C"/>
    <w:rsid w:val="00875F52"/>
    <w:rsid w:val="00877FB7"/>
    <w:rsid w:val="00880F79"/>
    <w:rsid w:val="008810F3"/>
    <w:rsid w:val="008815DB"/>
    <w:rsid w:val="00881841"/>
    <w:rsid w:val="00881E32"/>
    <w:rsid w:val="00882DA3"/>
    <w:rsid w:val="00884E42"/>
    <w:rsid w:val="008856D2"/>
    <w:rsid w:val="008858C9"/>
    <w:rsid w:val="008869B0"/>
    <w:rsid w:val="008905E3"/>
    <w:rsid w:val="00890BBF"/>
    <w:rsid w:val="00892464"/>
    <w:rsid w:val="00893AE7"/>
    <w:rsid w:val="0089538F"/>
    <w:rsid w:val="008964DF"/>
    <w:rsid w:val="008973D6"/>
    <w:rsid w:val="008977CC"/>
    <w:rsid w:val="00897903"/>
    <w:rsid w:val="00897B71"/>
    <w:rsid w:val="008A1B8F"/>
    <w:rsid w:val="008A24AC"/>
    <w:rsid w:val="008A418F"/>
    <w:rsid w:val="008A4233"/>
    <w:rsid w:val="008A4892"/>
    <w:rsid w:val="008A4AD9"/>
    <w:rsid w:val="008A6D30"/>
    <w:rsid w:val="008A7D45"/>
    <w:rsid w:val="008B0400"/>
    <w:rsid w:val="008B1AEF"/>
    <w:rsid w:val="008B235A"/>
    <w:rsid w:val="008B24A2"/>
    <w:rsid w:val="008B2FEC"/>
    <w:rsid w:val="008B3184"/>
    <w:rsid w:val="008B39C9"/>
    <w:rsid w:val="008B40F5"/>
    <w:rsid w:val="008B49C7"/>
    <w:rsid w:val="008B5178"/>
    <w:rsid w:val="008B581B"/>
    <w:rsid w:val="008B7729"/>
    <w:rsid w:val="008C04F4"/>
    <w:rsid w:val="008C07BB"/>
    <w:rsid w:val="008C262C"/>
    <w:rsid w:val="008C2967"/>
    <w:rsid w:val="008C3199"/>
    <w:rsid w:val="008C7171"/>
    <w:rsid w:val="008C74FC"/>
    <w:rsid w:val="008C757F"/>
    <w:rsid w:val="008D0DE7"/>
    <w:rsid w:val="008D1B7A"/>
    <w:rsid w:val="008D3584"/>
    <w:rsid w:val="008D4693"/>
    <w:rsid w:val="008D4B5D"/>
    <w:rsid w:val="008D537A"/>
    <w:rsid w:val="008D5DA6"/>
    <w:rsid w:val="008E00D8"/>
    <w:rsid w:val="008E0578"/>
    <w:rsid w:val="008E0831"/>
    <w:rsid w:val="008E214C"/>
    <w:rsid w:val="008E4840"/>
    <w:rsid w:val="008E6D3D"/>
    <w:rsid w:val="008E733C"/>
    <w:rsid w:val="008E7CBA"/>
    <w:rsid w:val="008E7D5C"/>
    <w:rsid w:val="008F15C6"/>
    <w:rsid w:val="008F519A"/>
    <w:rsid w:val="008F56B4"/>
    <w:rsid w:val="008F6312"/>
    <w:rsid w:val="008F6511"/>
    <w:rsid w:val="008F67CB"/>
    <w:rsid w:val="008F6FC6"/>
    <w:rsid w:val="008F769D"/>
    <w:rsid w:val="0090118A"/>
    <w:rsid w:val="00901F20"/>
    <w:rsid w:val="009029B4"/>
    <w:rsid w:val="009054D7"/>
    <w:rsid w:val="00906AD9"/>
    <w:rsid w:val="00907503"/>
    <w:rsid w:val="0090782C"/>
    <w:rsid w:val="00910397"/>
    <w:rsid w:val="00910EEF"/>
    <w:rsid w:val="00912CAA"/>
    <w:rsid w:val="0091308E"/>
    <w:rsid w:val="00914412"/>
    <w:rsid w:val="0091511A"/>
    <w:rsid w:val="0091718F"/>
    <w:rsid w:val="009200E0"/>
    <w:rsid w:val="009202B4"/>
    <w:rsid w:val="0092180D"/>
    <w:rsid w:val="009228BD"/>
    <w:rsid w:val="009240E5"/>
    <w:rsid w:val="00925895"/>
    <w:rsid w:val="00925BB9"/>
    <w:rsid w:val="00926310"/>
    <w:rsid w:val="00926F12"/>
    <w:rsid w:val="00927295"/>
    <w:rsid w:val="00927825"/>
    <w:rsid w:val="00927FE1"/>
    <w:rsid w:val="0093181F"/>
    <w:rsid w:val="00931F40"/>
    <w:rsid w:val="009323C9"/>
    <w:rsid w:val="00933B3A"/>
    <w:rsid w:val="00933C9A"/>
    <w:rsid w:val="00934201"/>
    <w:rsid w:val="00934814"/>
    <w:rsid w:val="00935AD5"/>
    <w:rsid w:val="00936683"/>
    <w:rsid w:val="00936A3D"/>
    <w:rsid w:val="00937711"/>
    <w:rsid w:val="009407E6"/>
    <w:rsid w:val="009417C9"/>
    <w:rsid w:val="00941EF9"/>
    <w:rsid w:val="00944031"/>
    <w:rsid w:val="0094430E"/>
    <w:rsid w:val="00944EEA"/>
    <w:rsid w:val="0094556A"/>
    <w:rsid w:val="00945646"/>
    <w:rsid w:val="00947ED4"/>
    <w:rsid w:val="00950000"/>
    <w:rsid w:val="009507C0"/>
    <w:rsid w:val="009510CE"/>
    <w:rsid w:val="00951258"/>
    <w:rsid w:val="00951983"/>
    <w:rsid w:val="00952187"/>
    <w:rsid w:val="009523D7"/>
    <w:rsid w:val="009528D7"/>
    <w:rsid w:val="00953056"/>
    <w:rsid w:val="00953253"/>
    <w:rsid w:val="009535C9"/>
    <w:rsid w:val="009548C6"/>
    <w:rsid w:val="009549F3"/>
    <w:rsid w:val="00956C91"/>
    <w:rsid w:val="009612CB"/>
    <w:rsid w:val="009612D4"/>
    <w:rsid w:val="009628CC"/>
    <w:rsid w:val="00963093"/>
    <w:rsid w:val="00963687"/>
    <w:rsid w:val="009641C6"/>
    <w:rsid w:val="00964EC5"/>
    <w:rsid w:val="0096566C"/>
    <w:rsid w:val="0096676C"/>
    <w:rsid w:val="0096774C"/>
    <w:rsid w:val="00967CE1"/>
    <w:rsid w:val="00970618"/>
    <w:rsid w:val="00970886"/>
    <w:rsid w:val="0097183C"/>
    <w:rsid w:val="00972940"/>
    <w:rsid w:val="009759BE"/>
    <w:rsid w:val="00976D0B"/>
    <w:rsid w:val="00976FDA"/>
    <w:rsid w:val="00980D41"/>
    <w:rsid w:val="00981CD0"/>
    <w:rsid w:val="0098276C"/>
    <w:rsid w:val="0098367F"/>
    <w:rsid w:val="0098423B"/>
    <w:rsid w:val="00985D51"/>
    <w:rsid w:val="0098680F"/>
    <w:rsid w:val="00990A95"/>
    <w:rsid w:val="00990C6B"/>
    <w:rsid w:val="00990D53"/>
    <w:rsid w:val="00991E54"/>
    <w:rsid w:val="00991F4A"/>
    <w:rsid w:val="00993A99"/>
    <w:rsid w:val="009962BF"/>
    <w:rsid w:val="00996385"/>
    <w:rsid w:val="009A143B"/>
    <w:rsid w:val="009A1BB4"/>
    <w:rsid w:val="009A1EC1"/>
    <w:rsid w:val="009A216D"/>
    <w:rsid w:val="009A44C9"/>
    <w:rsid w:val="009A45BB"/>
    <w:rsid w:val="009A4892"/>
    <w:rsid w:val="009A610B"/>
    <w:rsid w:val="009A75B6"/>
    <w:rsid w:val="009B0746"/>
    <w:rsid w:val="009B184A"/>
    <w:rsid w:val="009B4A6C"/>
    <w:rsid w:val="009B5828"/>
    <w:rsid w:val="009B611F"/>
    <w:rsid w:val="009B76F9"/>
    <w:rsid w:val="009B7BA7"/>
    <w:rsid w:val="009C2A4F"/>
    <w:rsid w:val="009C3B2E"/>
    <w:rsid w:val="009C3D6E"/>
    <w:rsid w:val="009C405B"/>
    <w:rsid w:val="009C473E"/>
    <w:rsid w:val="009C4DF7"/>
    <w:rsid w:val="009C6EA3"/>
    <w:rsid w:val="009C71E8"/>
    <w:rsid w:val="009D29C5"/>
    <w:rsid w:val="009D408A"/>
    <w:rsid w:val="009D59CE"/>
    <w:rsid w:val="009D6CE7"/>
    <w:rsid w:val="009D709E"/>
    <w:rsid w:val="009D725B"/>
    <w:rsid w:val="009D76A3"/>
    <w:rsid w:val="009D7CEB"/>
    <w:rsid w:val="009D7D9E"/>
    <w:rsid w:val="009E2DA7"/>
    <w:rsid w:val="009E35A0"/>
    <w:rsid w:val="009E3643"/>
    <w:rsid w:val="009E3D8C"/>
    <w:rsid w:val="009E7D12"/>
    <w:rsid w:val="009F0C1D"/>
    <w:rsid w:val="009F40B5"/>
    <w:rsid w:val="00A00493"/>
    <w:rsid w:val="00A005B3"/>
    <w:rsid w:val="00A021B8"/>
    <w:rsid w:val="00A02367"/>
    <w:rsid w:val="00A03992"/>
    <w:rsid w:val="00A05735"/>
    <w:rsid w:val="00A0773A"/>
    <w:rsid w:val="00A07768"/>
    <w:rsid w:val="00A10364"/>
    <w:rsid w:val="00A10AB9"/>
    <w:rsid w:val="00A10DED"/>
    <w:rsid w:val="00A1312D"/>
    <w:rsid w:val="00A1635E"/>
    <w:rsid w:val="00A167DA"/>
    <w:rsid w:val="00A20135"/>
    <w:rsid w:val="00A21AE6"/>
    <w:rsid w:val="00A230FC"/>
    <w:rsid w:val="00A236AD"/>
    <w:rsid w:val="00A25283"/>
    <w:rsid w:val="00A259A5"/>
    <w:rsid w:val="00A26DE1"/>
    <w:rsid w:val="00A30716"/>
    <w:rsid w:val="00A31E23"/>
    <w:rsid w:val="00A32A0A"/>
    <w:rsid w:val="00A33604"/>
    <w:rsid w:val="00A33889"/>
    <w:rsid w:val="00A33E4E"/>
    <w:rsid w:val="00A33F02"/>
    <w:rsid w:val="00A3477A"/>
    <w:rsid w:val="00A34C6D"/>
    <w:rsid w:val="00A363ED"/>
    <w:rsid w:val="00A364D1"/>
    <w:rsid w:val="00A366F4"/>
    <w:rsid w:val="00A36A5C"/>
    <w:rsid w:val="00A36C5D"/>
    <w:rsid w:val="00A3765A"/>
    <w:rsid w:val="00A40ECF"/>
    <w:rsid w:val="00A41F62"/>
    <w:rsid w:val="00A423A9"/>
    <w:rsid w:val="00A4378A"/>
    <w:rsid w:val="00A44977"/>
    <w:rsid w:val="00A479A6"/>
    <w:rsid w:val="00A51F66"/>
    <w:rsid w:val="00A52FD2"/>
    <w:rsid w:val="00A53529"/>
    <w:rsid w:val="00A5591F"/>
    <w:rsid w:val="00A563FF"/>
    <w:rsid w:val="00A5646A"/>
    <w:rsid w:val="00A5658E"/>
    <w:rsid w:val="00A56694"/>
    <w:rsid w:val="00A567B8"/>
    <w:rsid w:val="00A609D8"/>
    <w:rsid w:val="00A6177D"/>
    <w:rsid w:val="00A631CC"/>
    <w:rsid w:val="00A63692"/>
    <w:rsid w:val="00A63BF4"/>
    <w:rsid w:val="00A64D69"/>
    <w:rsid w:val="00A6587C"/>
    <w:rsid w:val="00A6694D"/>
    <w:rsid w:val="00A66AD4"/>
    <w:rsid w:val="00A70461"/>
    <w:rsid w:val="00A70622"/>
    <w:rsid w:val="00A714E1"/>
    <w:rsid w:val="00A7280A"/>
    <w:rsid w:val="00A72836"/>
    <w:rsid w:val="00A728BB"/>
    <w:rsid w:val="00A74B06"/>
    <w:rsid w:val="00A7630D"/>
    <w:rsid w:val="00A76A43"/>
    <w:rsid w:val="00A76F0E"/>
    <w:rsid w:val="00A774F4"/>
    <w:rsid w:val="00A77B9B"/>
    <w:rsid w:val="00A802E7"/>
    <w:rsid w:val="00A814FC"/>
    <w:rsid w:val="00A821FC"/>
    <w:rsid w:val="00A834D6"/>
    <w:rsid w:val="00A8524C"/>
    <w:rsid w:val="00A866E0"/>
    <w:rsid w:val="00A8733C"/>
    <w:rsid w:val="00A87B3C"/>
    <w:rsid w:val="00A87EB6"/>
    <w:rsid w:val="00A90F1F"/>
    <w:rsid w:val="00A90F78"/>
    <w:rsid w:val="00A9127E"/>
    <w:rsid w:val="00A91763"/>
    <w:rsid w:val="00A92F29"/>
    <w:rsid w:val="00A95EBD"/>
    <w:rsid w:val="00A966FA"/>
    <w:rsid w:val="00A96C69"/>
    <w:rsid w:val="00AA039E"/>
    <w:rsid w:val="00AA3378"/>
    <w:rsid w:val="00AA40D9"/>
    <w:rsid w:val="00AA45D5"/>
    <w:rsid w:val="00AA5D5C"/>
    <w:rsid w:val="00AA65BD"/>
    <w:rsid w:val="00AA7EA7"/>
    <w:rsid w:val="00AB06DF"/>
    <w:rsid w:val="00AB57D3"/>
    <w:rsid w:val="00AB62A7"/>
    <w:rsid w:val="00AC20E0"/>
    <w:rsid w:val="00AC290A"/>
    <w:rsid w:val="00AC59B8"/>
    <w:rsid w:val="00AC5C8A"/>
    <w:rsid w:val="00AC779A"/>
    <w:rsid w:val="00AC77DD"/>
    <w:rsid w:val="00AC7843"/>
    <w:rsid w:val="00AD02F9"/>
    <w:rsid w:val="00AD10D8"/>
    <w:rsid w:val="00AD2BA5"/>
    <w:rsid w:val="00AD4171"/>
    <w:rsid w:val="00AD453B"/>
    <w:rsid w:val="00AD4A5A"/>
    <w:rsid w:val="00AD5788"/>
    <w:rsid w:val="00AD5831"/>
    <w:rsid w:val="00AD6328"/>
    <w:rsid w:val="00AE0A61"/>
    <w:rsid w:val="00AE1A53"/>
    <w:rsid w:val="00AE3949"/>
    <w:rsid w:val="00AE3F1D"/>
    <w:rsid w:val="00AE4E71"/>
    <w:rsid w:val="00AE5803"/>
    <w:rsid w:val="00AE6A0C"/>
    <w:rsid w:val="00AE6B14"/>
    <w:rsid w:val="00AF17E2"/>
    <w:rsid w:val="00AF27AB"/>
    <w:rsid w:val="00AF5965"/>
    <w:rsid w:val="00AF625F"/>
    <w:rsid w:val="00AF74D9"/>
    <w:rsid w:val="00AF768F"/>
    <w:rsid w:val="00AF7BC9"/>
    <w:rsid w:val="00AF7D48"/>
    <w:rsid w:val="00B009C3"/>
    <w:rsid w:val="00B01D2C"/>
    <w:rsid w:val="00B02FDA"/>
    <w:rsid w:val="00B0307F"/>
    <w:rsid w:val="00B0421C"/>
    <w:rsid w:val="00B049D4"/>
    <w:rsid w:val="00B04BA8"/>
    <w:rsid w:val="00B06628"/>
    <w:rsid w:val="00B06BFA"/>
    <w:rsid w:val="00B12C52"/>
    <w:rsid w:val="00B1328F"/>
    <w:rsid w:val="00B14F9F"/>
    <w:rsid w:val="00B15B69"/>
    <w:rsid w:val="00B204D1"/>
    <w:rsid w:val="00B22C50"/>
    <w:rsid w:val="00B22EF6"/>
    <w:rsid w:val="00B23E88"/>
    <w:rsid w:val="00B24D1E"/>
    <w:rsid w:val="00B25941"/>
    <w:rsid w:val="00B30E23"/>
    <w:rsid w:val="00B312E9"/>
    <w:rsid w:val="00B3183C"/>
    <w:rsid w:val="00B3223B"/>
    <w:rsid w:val="00B3270B"/>
    <w:rsid w:val="00B32E84"/>
    <w:rsid w:val="00B32F9B"/>
    <w:rsid w:val="00B32FBC"/>
    <w:rsid w:val="00B3303F"/>
    <w:rsid w:val="00B34728"/>
    <w:rsid w:val="00B35967"/>
    <w:rsid w:val="00B374E1"/>
    <w:rsid w:val="00B41B3A"/>
    <w:rsid w:val="00B43B61"/>
    <w:rsid w:val="00B44209"/>
    <w:rsid w:val="00B444DD"/>
    <w:rsid w:val="00B44B08"/>
    <w:rsid w:val="00B45A4D"/>
    <w:rsid w:val="00B45D32"/>
    <w:rsid w:val="00B50507"/>
    <w:rsid w:val="00B5186E"/>
    <w:rsid w:val="00B51B84"/>
    <w:rsid w:val="00B524B8"/>
    <w:rsid w:val="00B5350D"/>
    <w:rsid w:val="00B53CCC"/>
    <w:rsid w:val="00B565A4"/>
    <w:rsid w:val="00B57520"/>
    <w:rsid w:val="00B576B3"/>
    <w:rsid w:val="00B6317F"/>
    <w:rsid w:val="00B63CEF"/>
    <w:rsid w:val="00B64590"/>
    <w:rsid w:val="00B65474"/>
    <w:rsid w:val="00B66BBF"/>
    <w:rsid w:val="00B70543"/>
    <w:rsid w:val="00B7108E"/>
    <w:rsid w:val="00B71D9B"/>
    <w:rsid w:val="00B72510"/>
    <w:rsid w:val="00B73D27"/>
    <w:rsid w:val="00B73D53"/>
    <w:rsid w:val="00B741C2"/>
    <w:rsid w:val="00B765B0"/>
    <w:rsid w:val="00B76F53"/>
    <w:rsid w:val="00B770FC"/>
    <w:rsid w:val="00B77AF4"/>
    <w:rsid w:val="00B80E76"/>
    <w:rsid w:val="00B83F29"/>
    <w:rsid w:val="00B8718B"/>
    <w:rsid w:val="00B87883"/>
    <w:rsid w:val="00B9114A"/>
    <w:rsid w:val="00B924F8"/>
    <w:rsid w:val="00B936BA"/>
    <w:rsid w:val="00B95778"/>
    <w:rsid w:val="00B96523"/>
    <w:rsid w:val="00B96C4A"/>
    <w:rsid w:val="00B9707D"/>
    <w:rsid w:val="00BA200C"/>
    <w:rsid w:val="00BA2DC6"/>
    <w:rsid w:val="00BA5C8F"/>
    <w:rsid w:val="00BA76FB"/>
    <w:rsid w:val="00BB07B2"/>
    <w:rsid w:val="00BB2A4E"/>
    <w:rsid w:val="00BB2E6A"/>
    <w:rsid w:val="00BB30C9"/>
    <w:rsid w:val="00BB3CFB"/>
    <w:rsid w:val="00BB552B"/>
    <w:rsid w:val="00BB59FD"/>
    <w:rsid w:val="00BB6BAB"/>
    <w:rsid w:val="00BB753A"/>
    <w:rsid w:val="00BB7DBF"/>
    <w:rsid w:val="00BC01B6"/>
    <w:rsid w:val="00BC0850"/>
    <w:rsid w:val="00BC199C"/>
    <w:rsid w:val="00BC1DED"/>
    <w:rsid w:val="00BC2177"/>
    <w:rsid w:val="00BC43D8"/>
    <w:rsid w:val="00BC491F"/>
    <w:rsid w:val="00BC4A6D"/>
    <w:rsid w:val="00BC4E4E"/>
    <w:rsid w:val="00BC58E6"/>
    <w:rsid w:val="00BC5E5C"/>
    <w:rsid w:val="00BC6030"/>
    <w:rsid w:val="00BC665D"/>
    <w:rsid w:val="00BC6B64"/>
    <w:rsid w:val="00BC7E91"/>
    <w:rsid w:val="00BD098D"/>
    <w:rsid w:val="00BD2096"/>
    <w:rsid w:val="00BD20C1"/>
    <w:rsid w:val="00BD2A3E"/>
    <w:rsid w:val="00BD36CB"/>
    <w:rsid w:val="00BD394D"/>
    <w:rsid w:val="00BD5174"/>
    <w:rsid w:val="00BD7252"/>
    <w:rsid w:val="00BD77A1"/>
    <w:rsid w:val="00BD7BE7"/>
    <w:rsid w:val="00BE041F"/>
    <w:rsid w:val="00BE1845"/>
    <w:rsid w:val="00BE24DA"/>
    <w:rsid w:val="00BE282F"/>
    <w:rsid w:val="00BE6AD2"/>
    <w:rsid w:val="00BF00F8"/>
    <w:rsid w:val="00BF08B7"/>
    <w:rsid w:val="00BF0DB7"/>
    <w:rsid w:val="00BF1559"/>
    <w:rsid w:val="00BF1CED"/>
    <w:rsid w:val="00BF24DF"/>
    <w:rsid w:val="00BF3EE9"/>
    <w:rsid w:val="00BF4E14"/>
    <w:rsid w:val="00BF4F15"/>
    <w:rsid w:val="00BF651F"/>
    <w:rsid w:val="00BF6C89"/>
    <w:rsid w:val="00C018CF"/>
    <w:rsid w:val="00C01BDE"/>
    <w:rsid w:val="00C0250B"/>
    <w:rsid w:val="00C04D9C"/>
    <w:rsid w:val="00C056F4"/>
    <w:rsid w:val="00C072C5"/>
    <w:rsid w:val="00C0730E"/>
    <w:rsid w:val="00C07BB0"/>
    <w:rsid w:val="00C1104E"/>
    <w:rsid w:val="00C112FA"/>
    <w:rsid w:val="00C13ECA"/>
    <w:rsid w:val="00C16793"/>
    <w:rsid w:val="00C17197"/>
    <w:rsid w:val="00C172D8"/>
    <w:rsid w:val="00C177ED"/>
    <w:rsid w:val="00C201DB"/>
    <w:rsid w:val="00C20240"/>
    <w:rsid w:val="00C205AB"/>
    <w:rsid w:val="00C232BC"/>
    <w:rsid w:val="00C23E16"/>
    <w:rsid w:val="00C248C4"/>
    <w:rsid w:val="00C24B23"/>
    <w:rsid w:val="00C25247"/>
    <w:rsid w:val="00C26BBB"/>
    <w:rsid w:val="00C26E38"/>
    <w:rsid w:val="00C26F09"/>
    <w:rsid w:val="00C27CD9"/>
    <w:rsid w:val="00C3051C"/>
    <w:rsid w:val="00C30DAE"/>
    <w:rsid w:val="00C30FE9"/>
    <w:rsid w:val="00C31311"/>
    <w:rsid w:val="00C31837"/>
    <w:rsid w:val="00C32D3F"/>
    <w:rsid w:val="00C336ED"/>
    <w:rsid w:val="00C34236"/>
    <w:rsid w:val="00C3492C"/>
    <w:rsid w:val="00C349EC"/>
    <w:rsid w:val="00C362F9"/>
    <w:rsid w:val="00C40C62"/>
    <w:rsid w:val="00C41965"/>
    <w:rsid w:val="00C42312"/>
    <w:rsid w:val="00C42D0F"/>
    <w:rsid w:val="00C436E5"/>
    <w:rsid w:val="00C438F8"/>
    <w:rsid w:val="00C46C5E"/>
    <w:rsid w:val="00C47021"/>
    <w:rsid w:val="00C47477"/>
    <w:rsid w:val="00C47CEA"/>
    <w:rsid w:val="00C47E35"/>
    <w:rsid w:val="00C50810"/>
    <w:rsid w:val="00C521BB"/>
    <w:rsid w:val="00C525E4"/>
    <w:rsid w:val="00C54D19"/>
    <w:rsid w:val="00C56CE0"/>
    <w:rsid w:val="00C6016D"/>
    <w:rsid w:val="00C605A8"/>
    <w:rsid w:val="00C60CEF"/>
    <w:rsid w:val="00C614A9"/>
    <w:rsid w:val="00C61DF2"/>
    <w:rsid w:val="00C61FA0"/>
    <w:rsid w:val="00C639E5"/>
    <w:rsid w:val="00C675C2"/>
    <w:rsid w:val="00C70ADF"/>
    <w:rsid w:val="00C719EE"/>
    <w:rsid w:val="00C72EC8"/>
    <w:rsid w:val="00C77503"/>
    <w:rsid w:val="00C833B9"/>
    <w:rsid w:val="00C83613"/>
    <w:rsid w:val="00C83DC6"/>
    <w:rsid w:val="00C83F55"/>
    <w:rsid w:val="00C844D4"/>
    <w:rsid w:val="00C848C0"/>
    <w:rsid w:val="00C852BA"/>
    <w:rsid w:val="00C86672"/>
    <w:rsid w:val="00C87987"/>
    <w:rsid w:val="00C912A3"/>
    <w:rsid w:val="00C93218"/>
    <w:rsid w:val="00C94F2E"/>
    <w:rsid w:val="00C957DD"/>
    <w:rsid w:val="00C9740E"/>
    <w:rsid w:val="00CA043F"/>
    <w:rsid w:val="00CA33AA"/>
    <w:rsid w:val="00CA55FA"/>
    <w:rsid w:val="00CA5E09"/>
    <w:rsid w:val="00CA67DC"/>
    <w:rsid w:val="00CA719F"/>
    <w:rsid w:val="00CA7D15"/>
    <w:rsid w:val="00CB155D"/>
    <w:rsid w:val="00CB1966"/>
    <w:rsid w:val="00CB2727"/>
    <w:rsid w:val="00CB4244"/>
    <w:rsid w:val="00CB45EC"/>
    <w:rsid w:val="00CB5C7B"/>
    <w:rsid w:val="00CB5FF8"/>
    <w:rsid w:val="00CB745F"/>
    <w:rsid w:val="00CB7A49"/>
    <w:rsid w:val="00CC2984"/>
    <w:rsid w:val="00CC4205"/>
    <w:rsid w:val="00CC4B1D"/>
    <w:rsid w:val="00CC4FA6"/>
    <w:rsid w:val="00CC5510"/>
    <w:rsid w:val="00CC687A"/>
    <w:rsid w:val="00CC6C9E"/>
    <w:rsid w:val="00CC7801"/>
    <w:rsid w:val="00CD174D"/>
    <w:rsid w:val="00CD3B07"/>
    <w:rsid w:val="00CD4546"/>
    <w:rsid w:val="00CD4F17"/>
    <w:rsid w:val="00CD6D43"/>
    <w:rsid w:val="00CD6D61"/>
    <w:rsid w:val="00CE1C7D"/>
    <w:rsid w:val="00CE22AA"/>
    <w:rsid w:val="00CE26C7"/>
    <w:rsid w:val="00CE315F"/>
    <w:rsid w:val="00CE43D9"/>
    <w:rsid w:val="00CE5797"/>
    <w:rsid w:val="00CE6B83"/>
    <w:rsid w:val="00CE6CD9"/>
    <w:rsid w:val="00CF102C"/>
    <w:rsid w:val="00CF197B"/>
    <w:rsid w:val="00CF2320"/>
    <w:rsid w:val="00CF303F"/>
    <w:rsid w:val="00CF3793"/>
    <w:rsid w:val="00CF3E21"/>
    <w:rsid w:val="00CF4832"/>
    <w:rsid w:val="00CF4FE3"/>
    <w:rsid w:val="00CF51C1"/>
    <w:rsid w:val="00CF5B74"/>
    <w:rsid w:val="00CF6505"/>
    <w:rsid w:val="00CF6CD5"/>
    <w:rsid w:val="00CF76D4"/>
    <w:rsid w:val="00D0059F"/>
    <w:rsid w:val="00D01545"/>
    <w:rsid w:val="00D01619"/>
    <w:rsid w:val="00D01759"/>
    <w:rsid w:val="00D04049"/>
    <w:rsid w:val="00D04A8A"/>
    <w:rsid w:val="00D111D6"/>
    <w:rsid w:val="00D12A52"/>
    <w:rsid w:val="00D136C3"/>
    <w:rsid w:val="00D13C1F"/>
    <w:rsid w:val="00D13D8D"/>
    <w:rsid w:val="00D14C75"/>
    <w:rsid w:val="00D155C9"/>
    <w:rsid w:val="00D202FC"/>
    <w:rsid w:val="00D222BB"/>
    <w:rsid w:val="00D228AA"/>
    <w:rsid w:val="00D25469"/>
    <w:rsid w:val="00D25F12"/>
    <w:rsid w:val="00D2631B"/>
    <w:rsid w:val="00D264B2"/>
    <w:rsid w:val="00D272F9"/>
    <w:rsid w:val="00D302CE"/>
    <w:rsid w:val="00D307A5"/>
    <w:rsid w:val="00D30827"/>
    <w:rsid w:val="00D314A3"/>
    <w:rsid w:val="00D31D4B"/>
    <w:rsid w:val="00D333F3"/>
    <w:rsid w:val="00D338E0"/>
    <w:rsid w:val="00D37785"/>
    <w:rsid w:val="00D40038"/>
    <w:rsid w:val="00D41E56"/>
    <w:rsid w:val="00D41F0B"/>
    <w:rsid w:val="00D424F9"/>
    <w:rsid w:val="00D439E3"/>
    <w:rsid w:val="00D43BF7"/>
    <w:rsid w:val="00D443C4"/>
    <w:rsid w:val="00D445C9"/>
    <w:rsid w:val="00D44677"/>
    <w:rsid w:val="00D44B2C"/>
    <w:rsid w:val="00D455BB"/>
    <w:rsid w:val="00D502CD"/>
    <w:rsid w:val="00D50984"/>
    <w:rsid w:val="00D50DCC"/>
    <w:rsid w:val="00D51096"/>
    <w:rsid w:val="00D52811"/>
    <w:rsid w:val="00D533D5"/>
    <w:rsid w:val="00D55170"/>
    <w:rsid w:val="00D55C8F"/>
    <w:rsid w:val="00D56107"/>
    <w:rsid w:val="00D5610F"/>
    <w:rsid w:val="00D569E7"/>
    <w:rsid w:val="00D56E3F"/>
    <w:rsid w:val="00D571C7"/>
    <w:rsid w:val="00D57F20"/>
    <w:rsid w:val="00D6033B"/>
    <w:rsid w:val="00D60E6C"/>
    <w:rsid w:val="00D60F1B"/>
    <w:rsid w:val="00D61C06"/>
    <w:rsid w:val="00D62CE4"/>
    <w:rsid w:val="00D636DB"/>
    <w:rsid w:val="00D645CF"/>
    <w:rsid w:val="00D65C8F"/>
    <w:rsid w:val="00D665DF"/>
    <w:rsid w:val="00D669F4"/>
    <w:rsid w:val="00D6767A"/>
    <w:rsid w:val="00D71678"/>
    <w:rsid w:val="00D71CE3"/>
    <w:rsid w:val="00D72096"/>
    <w:rsid w:val="00D7391E"/>
    <w:rsid w:val="00D80379"/>
    <w:rsid w:val="00D8040F"/>
    <w:rsid w:val="00D81969"/>
    <w:rsid w:val="00D81EB1"/>
    <w:rsid w:val="00D82377"/>
    <w:rsid w:val="00D83871"/>
    <w:rsid w:val="00D851EC"/>
    <w:rsid w:val="00D86C65"/>
    <w:rsid w:val="00D8704C"/>
    <w:rsid w:val="00D90232"/>
    <w:rsid w:val="00D90301"/>
    <w:rsid w:val="00D907FA"/>
    <w:rsid w:val="00D90B34"/>
    <w:rsid w:val="00D93548"/>
    <w:rsid w:val="00D95217"/>
    <w:rsid w:val="00D97392"/>
    <w:rsid w:val="00DA09E4"/>
    <w:rsid w:val="00DA11B3"/>
    <w:rsid w:val="00DA15B7"/>
    <w:rsid w:val="00DA1F31"/>
    <w:rsid w:val="00DA1FD4"/>
    <w:rsid w:val="00DA2E50"/>
    <w:rsid w:val="00DA3499"/>
    <w:rsid w:val="00DA3C4F"/>
    <w:rsid w:val="00DA4841"/>
    <w:rsid w:val="00DA6714"/>
    <w:rsid w:val="00DB04C5"/>
    <w:rsid w:val="00DB08CB"/>
    <w:rsid w:val="00DB09C7"/>
    <w:rsid w:val="00DB0E63"/>
    <w:rsid w:val="00DB2177"/>
    <w:rsid w:val="00DB2316"/>
    <w:rsid w:val="00DB288B"/>
    <w:rsid w:val="00DB4068"/>
    <w:rsid w:val="00DB688B"/>
    <w:rsid w:val="00DB69CE"/>
    <w:rsid w:val="00DB7872"/>
    <w:rsid w:val="00DB7911"/>
    <w:rsid w:val="00DC1307"/>
    <w:rsid w:val="00DC1B79"/>
    <w:rsid w:val="00DC2B3F"/>
    <w:rsid w:val="00DC356E"/>
    <w:rsid w:val="00DC52B2"/>
    <w:rsid w:val="00DC591A"/>
    <w:rsid w:val="00DC5A52"/>
    <w:rsid w:val="00DC7241"/>
    <w:rsid w:val="00DC79B0"/>
    <w:rsid w:val="00DD0102"/>
    <w:rsid w:val="00DD0648"/>
    <w:rsid w:val="00DD19B0"/>
    <w:rsid w:val="00DD1CD4"/>
    <w:rsid w:val="00DD4804"/>
    <w:rsid w:val="00DD5B19"/>
    <w:rsid w:val="00DD6AB1"/>
    <w:rsid w:val="00DD6D07"/>
    <w:rsid w:val="00DD7413"/>
    <w:rsid w:val="00DD78DF"/>
    <w:rsid w:val="00DD7A08"/>
    <w:rsid w:val="00DE032B"/>
    <w:rsid w:val="00DE0DAA"/>
    <w:rsid w:val="00DE0DC6"/>
    <w:rsid w:val="00DE15E9"/>
    <w:rsid w:val="00DE1D2B"/>
    <w:rsid w:val="00DE31CD"/>
    <w:rsid w:val="00DE48E4"/>
    <w:rsid w:val="00DE6A16"/>
    <w:rsid w:val="00DE71CE"/>
    <w:rsid w:val="00DF00F3"/>
    <w:rsid w:val="00DF0118"/>
    <w:rsid w:val="00DF06A5"/>
    <w:rsid w:val="00DF0966"/>
    <w:rsid w:val="00DF0B1D"/>
    <w:rsid w:val="00DF1626"/>
    <w:rsid w:val="00DF48B8"/>
    <w:rsid w:val="00DF529B"/>
    <w:rsid w:val="00DF715C"/>
    <w:rsid w:val="00DF73EE"/>
    <w:rsid w:val="00E0052E"/>
    <w:rsid w:val="00E0071F"/>
    <w:rsid w:val="00E01042"/>
    <w:rsid w:val="00E015F4"/>
    <w:rsid w:val="00E0405B"/>
    <w:rsid w:val="00E05497"/>
    <w:rsid w:val="00E05AA2"/>
    <w:rsid w:val="00E06203"/>
    <w:rsid w:val="00E06764"/>
    <w:rsid w:val="00E06820"/>
    <w:rsid w:val="00E068D4"/>
    <w:rsid w:val="00E07EDA"/>
    <w:rsid w:val="00E104F7"/>
    <w:rsid w:val="00E10539"/>
    <w:rsid w:val="00E10B40"/>
    <w:rsid w:val="00E12D02"/>
    <w:rsid w:val="00E12E65"/>
    <w:rsid w:val="00E1381E"/>
    <w:rsid w:val="00E14914"/>
    <w:rsid w:val="00E14F9A"/>
    <w:rsid w:val="00E16BB6"/>
    <w:rsid w:val="00E17257"/>
    <w:rsid w:val="00E22DA5"/>
    <w:rsid w:val="00E2312A"/>
    <w:rsid w:val="00E23C29"/>
    <w:rsid w:val="00E23DBA"/>
    <w:rsid w:val="00E240C0"/>
    <w:rsid w:val="00E27752"/>
    <w:rsid w:val="00E306C3"/>
    <w:rsid w:val="00E30DCC"/>
    <w:rsid w:val="00E31B81"/>
    <w:rsid w:val="00E322BC"/>
    <w:rsid w:val="00E32401"/>
    <w:rsid w:val="00E32F6F"/>
    <w:rsid w:val="00E3412E"/>
    <w:rsid w:val="00E346F3"/>
    <w:rsid w:val="00E34BBE"/>
    <w:rsid w:val="00E34DE2"/>
    <w:rsid w:val="00E35197"/>
    <w:rsid w:val="00E35738"/>
    <w:rsid w:val="00E362A2"/>
    <w:rsid w:val="00E3707B"/>
    <w:rsid w:val="00E40410"/>
    <w:rsid w:val="00E40A6B"/>
    <w:rsid w:val="00E41751"/>
    <w:rsid w:val="00E4463F"/>
    <w:rsid w:val="00E44DFB"/>
    <w:rsid w:val="00E46454"/>
    <w:rsid w:val="00E50079"/>
    <w:rsid w:val="00E501B2"/>
    <w:rsid w:val="00E50551"/>
    <w:rsid w:val="00E50A84"/>
    <w:rsid w:val="00E51505"/>
    <w:rsid w:val="00E51BC6"/>
    <w:rsid w:val="00E53150"/>
    <w:rsid w:val="00E531C4"/>
    <w:rsid w:val="00E53E82"/>
    <w:rsid w:val="00E54A3D"/>
    <w:rsid w:val="00E556C7"/>
    <w:rsid w:val="00E55F61"/>
    <w:rsid w:val="00E56BA3"/>
    <w:rsid w:val="00E6000E"/>
    <w:rsid w:val="00E60697"/>
    <w:rsid w:val="00E60E97"/>
    <w:rsid w:val="00E60F56"/>
    <w:rsid w:val="00E61691"/>
    <w:rsid w:val="00E61CB1"/>
    <w:rsid w:val="00E6263E"/>
    <w:rsid w:val="00E6493E"/>
    <w:rsid w:val="00E64BB0"/>
    <w:rsid w:val="00E65549"/>
    <w:rsid w:val="00E66EEE"/>
    <w:rsid w:val="00E6736C"/>
    <w:rsid w:val="00E70346"/>
    <w:rsid w:val="00E714EE"/>
    <w:rsid w:val="00E71970"/>
    <w:rsid w:val="00E7249D"/>
    <w:rsid w:val="00E728E0"/>
    <w:rsid w:val="00E7342E"/>
    <w:rsid w:val="00E74320"/>
    <w:rsid w:val="00E74A39"/>
    <w:rsid w:val="00E74DE1"/>
    <w:rsid w:val="00E7538C"/>
    <w:rsid w:val="00E7577B"/>
    <w:rsid w:val="00E75D35"/>
    <w:rsid w:val="00E765F8"/>
    <w:rsid w:val="00E8036F"/>
    <w:rsid w:val="00E806A0"/>
    <w:rsid w:val="00E80E97"/>
    <w:rsid w:val="00E81ACF"/>
    <w:rsid w:val="00E82922"/>
    <w:rsid w:val="00E82C57"/>
    <w:rsid w:val="00E849AD"/>
    <w:rsid w:val="00E84FB1"/>
    <w:rsid w:val="00E84FCC"/>
    <w:rsid w:val="00E8602B"/>
    <w:rsid w:val="00E8680A"/>
    <w:rsid w:val="00E907AC"/>
    <w:rsid w:val="00E90AD6"/>
    <w:rsid w:val="00E90BE1"/>
    <w:rsid w:val="00E91161"/>
    <w:rsid w:val="00E91B9E"/>
    <w:rsid w:val="00E9325A"/>
    <w:rsid w:val="00E9386B"/>
    <w:rsid w:val="00E93E65"/>
    <w:rsid w:val="00E94139"/>
    <w:rsid w:val="00E943FA"/>
    <w:rsid w:val="00E958DD"/>
    <w:rsid w:val="00E961E7"/>
    <w:rsid w:val="00E968FE"/>
    <w:rsid w:val="00E96E48"/>
    <w:rsid w:val="00EA045C"/>
    <w:rsid w:val="00EA1AE9"/>
    <w:rsid w:val="00EA213E"/>
    <w:rsid w:val="00EA3CA1"/>
    <w:rsid w:val="00EA3DB4"/>
    <w:rsid w:val="00EA55A6"/>
    <w:rsid w:val="00EA5AD1"/>
    <w:rsid w:val="00EA64BE"/>
    <w:rsid w:val="00EA7C39"/>
    <w:rsid w:val="00EB2212"/>
    <w:rsid w:val="00EB3893"/>
    <w:rsid w:val="00EB3E31"/>
    <w:rsid w:val="00EB5208"/>
    <w:rsid w:val="00EB6C21"/>
    <w:rsid w:val="00EB7010"/>
    <w:rsid w:val="00EC0566"/>
    <w:rsid w:val="00EC148B"/>
    <w:rsid w:val="00EC1AB1"/>
    <w:rsid w:val="00EC2178"/>
    <w:rsid w:val="00EC32AC"/>
    <w:rsid w:val="00EC3720"/>
    <w:rsid w:val="00EC3BCA"/>
    <w:rsid w:val="00EC3C1B"/>
    <w:rsid w:val="00EC4848"/>
    <w:rsid w:val="00EC4885"/>
    <w:rsid w:val="00EC4E9F"/>
    <w:rsid w:val="00EC50A2"/>
    <w:rsid w:val="00EC590F"/>
    <w:rsid w:val="00EC5F1E"/>
    <w:rsid w:val="00EC6DC5"/>
    <w:rsid w:val="00ED0C33"/>
    <w:rsid w:val="00ED2408"/>
    <w:rsid w:val="00ED2593"/>
    <w:rsid w:val="00ED3885"/>
    <w:rsid w:val="00ED41ED"/>
    <w:rsid w:val="00ED4507"/>
    <w:rsid w:val="00ED46BA"/>
    <w:rsid w:val="00ED55F2"/>
    <w:rsid w:val="00ED68D6"/>
    <w:rsid w:val="00ED6B93"/>
    <w:rsid w:val="00ED6F19"/>
    <w:rsid w:val="00ED72CD"/>
    <w:rsid w:val="00ED7974"/>
    <w:rsid w:val="00EE08E0"/>
    <w:rsid w:val="00EE0F2F"/>
    <w:rsid w:val="00EE145A"/>
    <w:rsid w:val="00EE156B"/>
    <w:rsid w:val="00EE20DD"/>
    <w:rsid w:val="00EE31B9"/>
    <w:rsid w:val="00EE3568"/>
    <w:rsid w:val="00EE496A"/>
    <w:rsid w:val="00EE4E8E"/>
    <w:rsid w:val="00EE68B1"/>
    <w:rsid w:val="00EE6B00"/>
    <w:rsid w:val="00EE7279"/>
    <w:rsid w:val="00EE7352"/>
    <w:rsid w:val="00EF05FF"/>
    <w:rsid w:val="00EF0F03"/>
    <w:rsid w:val="00EF0F7D"/>
    <w:rsid w:val="00EF19E6"/>
    <w:rsid w:val="00EF44B2"/>
    <w:rsid w:val="00EF497C"/>
    <w:rsid w:val="00EF5ADB"/>
    <w:rsid w:val="00EF71AE"/>
    <w:rsid w:val="00EF781D"/>
    <w:rsid w:val="00F004FE"/>
    <w:rsid w:val="00F013DE"/>
    <w:rsid w:val="00F0174A"/>
    <w:rsid w:val="00F02FD2"/>
    <w:rsid w:val="00F0447F"/>
    <w:rsid w:val="00F04D5B"/>
    <w:rsid w:val="00F05829"/>
    <w:rsid w:val="00F05944"/>
    <w:rsid w:val="00F06FEB"/>
    <w:rsid w:val="00F07589"/>
    <w:rsid w:val="00F0768D"/>
    <w:rsid w:val="00F10077"/>
    <w:rsid w:val="00F125C7"/>
    <w:rsid w:val="00F128C7"/>
    <w:rsid w:val="00F13BAA"/>
    <w:rsid w:val="00F1472A"/>
    <w:rsid w:val="00F15E84"/>
    <w:rsid w:val="00F17373"/>
    <w:rsid w:val="00F17818"/>
    <w:rsid w:val="00F17A23"/>
    <w:rsid w:val="00F17DE4"/>
    <w:rsid w:val="00F204DF"/>
    <w:rsid w:val="00F22B88"/>
    <w:rsid w:val="00F22E96"/>
    <w:rsid w:val="00F26319"/>
    <w:rsid w:val="00F30C19"/>
    <w:rsid w:val="00F3194C"/>
    <w:rsid w:val="00F3195B"/>
    <w:rsid w:val="00F32912"/>
    <w:rsid w:val="00F35176"/>
    <w:rsid w:val="00F361F5"/>
    <w:rsid w:val="00F372ED"/>
    <w:rsid w:val="00F377BB"/>
    <w:rsid w:val="00F37E4D"/>
    <w:rsid w:val="00F4252E"/>
    <w:rsid w:val="00F4448F"/>
    <w:rsid w:val="00F44D85"/>
    <w:rsid w:val="00F453A0"/>
    <w:rsid w:val="00F467EC"/>
    <w:rsid w:val="00F47E61"/>
    <w:rsid w:val="00F5049F"/>
    <w:rsid w:val="00F50E9D"/>
    <w:rsid w:val="00F510A8"/>
    <w:rsid w:val="00F527A9"/>
    <w:rsid w:val="00F52F62"/>
    <w:rsid w:val="00F54732"/>
    <w:rsid w:val="00F566E8"/>
    <w:rsid w:val="00F5689B"/>
    <w:rsid w:val="00F5716E"/>
    <w:rsid w:val="00F579CA"/>
    <w:rsid w:val="00F60168"/>
    <w:rsid w:val="00F6025A"/>
    <w:rsid w:val="00F60385"/>
    <w:rsid w:val="00F6039F"/>
    <w:rsid w:val="00F60653"/>
    <w:rsid w:val="00F62AA9"/>
    <w:rsid w:val="00F62B24"/>
    <w:rsid w:val="00F6348E"/>
    <w:rsid w:val="00F657AA"/>
    <w:rsid w:val="00F659B1"/>
    <w:rsid w:val="00F6745E"/>
    <w:rsid w:val="00F675E8"/>
    <w:rsid w:val="00F70ECE"/>
    <w:rsid w:val="00F71BEA"/>
    <w:rsid w:val="00F72A09"/>
    <w:rsid w:val="00F731AD"/>
    <w:rsid w:val="00F73584"/>
    <w:rsid w:val="00F747AC"/>
    <w:rsid w:val="00F747C2"/>
    <w:rsid w:val="00F75B0C"/>
    <w:rsid w:val="00F75BFE"/>
    <w:rsid w:val="00F812B9"/>
    <w:rsid w:val="00F81D71"/>
    <w:rsid w:val="00F82E90"/>
    <w:rsid w:val="00F837DB"/>
    <w:rsid w:val="00F866D9"/>
    <w:rsid w:val="00F924F6"/>
    <w:rsid w:val="00F926BD"/>
    <w:rsid w:val="00F92A91"/>
    <w:rsid w:val="00F93214"/>
    <w:rsid w:val="00F93D64"/>
    <w:rsid w:val="00F945A7"/>
    <w:rsid w:val="00F96612"/>
    <w:rsid w:val="00F978B3"/>
    <w:rsid w:val="00F97FC0"/>
    <w:rsid w:val="00FA128A"/>
    <w:rsid w:val="00FA1E71"/>
    <w:rsid w:val="00FA2060"/>
    <w:rsid w:val="00FA20B3"/>
    <w:rsid w:val="00FA28AB"/>
    <w:rsid w:val="00FA3540"/>
    <w:rsid w:val="00FA48DB"/>
    <w:rsid w:val="00FA5A80"/>
    <w:rsid w:val="00FA64D8"/>
    <w:rsid w:val="00FB14A6"/>
    <w:rsid w:val="00FB1BDC"/>
    <w:rsid w:val="00FB2022"/>
    <w:rsid w:val="00FB2218"/>
    <w:rsid w:val="00FB23CA"/>
    <w:rsid w:val="00FB2973"/>
    <w:rsid w:val="00FB304E"/>
    <w:rsid w:val="00FB312B"/>
    <w:rsid w:val="00FB313A"/>
    <w:rsid w:val="00FB568A"/>
    <w:rsid w:val="00FB5933"/>
    <w:rsid w:val="00FB5B51"/>
    <w:rsid w:val="00FB5D8B"/>
    <w:rsid w:val="00FB731E"/>
    <w:rsid w:val="00FC02AA"/>
    <w:rsid w:val="00FC3CDF"/>
    <w:rsid w:val="00FC4FEA"/>
    <w:rsid w:val="00FC6646"/>
    <w:rsid w:val="00FC70A7"/>
    <w:rsid w:val="00FC7C4B"/>
    <w:rsid w:val="00FD25BA"/>
    <w:rsid w:val="00FD3607"/>
    <w:rsid w:val="00FD364C"/>
    <w:rsid w:val="00FD54C4"/>
    <w:rsid w:val="00FD58F1"/>
    <w:rsid w:val="00FD5D42"/>
    <w:rsid w:val="00FD6711"/>
    <w:rsid w:val="00FD7542"/>
    <w:rsid w:val="00FE0A85"/>
    <w:rsid w:val="00FE1471"/>
    <w:rsid w:val="00FE3F15"/>
    <w:rsid w:val="00FE43EF"/>
    <w:rsid w:val="00FE4CC6"/>
    <w:rsid w:val="00FE4FDF"/>
    <w:rsid w:val="00FF0105"/>
    <w:rsid w:val="00FF1115"/>
    <w:rsid w:val="00FF11A2"/>
    <w:rsid w:val="00FF22A0"/>
    <w:rsid w:val="00FF4640"/>
    <w:rsid w:val="00FF5CBA"/>
    <w:rsid w:val="00FF5F11"/>
    <w:rsid w:val="00FF7393"/>
    <w:rsid w:val="02319C76"/>
    <w:rsid w:val="03126911"/>
    <w:rsid w:val="056A8971"/>
    <w:rsid w:val="077E49A2"/>
    <w:rsid w:val="0789CB1D"/>
    <w:rsid w:val="09692DCD"/>
    <w:rsid w:val="0A93C890"/>
    <w:rsid w:val="0AA30B29"/>
    <w:rsid w:val="0D5EF2F3"/>
    <w:rsid w:val="0E0DF9BA"/>
    <w:rsid w:val="0E92EDD5"/>
    <w:rsid w:val="0F41A44E"/>
    <w:rsid w:val="113D4770"/>
    <w:rsid w:val="12BB00EA"/>
    <w:rsid w:val="132B8BD0"/>
    <w:rsid w:val="169D9E1F"/>
    <w:rsid w:val="1B054A15"/>
    <w:rsid w:val="1CF049EE"/>
    <w:rsid w:val="1DDE8227"/>
    <w:rsid w:val="1E65CE50"/>
    <w:rsid w:val="1F4FA25E"/>
    <w:rsid w:val="20B4E86F"/>
    <w:rsid w:val="212A14DB"/>
    <w:rsid w:val="22B0C665"/>
    <w:rsid w:val="24799F33"/>
    <w:rsid w:val="2501D680"/>
    <w:rsid w:val="25A48007"/>
    <w:rsid w:val="261E5A83"/>
    <w:rsid w:val="2681666B"/>
    <w:rsid w:val="26A02F85"/>
    <w:rsid w:val="2A701447"/>
    <w:rsid w:val="2E2A3E0E"/>
    <w:rsid w:val="2E9438F9"/>
    <w:rsid w:val="2EEE71F1"/>
    <w:rsid w:val="316FCDF9"/>
    <w:rsid w:val="321B35A2"/>
    <w:rsid w:val="36A5D9FC"/>
    <w:rsid w:val="39E9C323"/>
    <w:rsid w:val="3D245E19"/>
    <w:rsid w:val="3D5D85E2"/>
    <w:rsid w:val="41EF4598"/>
    <w:rsid w:val="4231EC12"/>
    <w:rsid w:val="4263D430"/>
    <w:rsid w:val="45461C58"/>
    <w:rsid w:val="48608AC6"/>
    <w:rsid w:val="4A0BC64A"/>
    <w:rsid w:val="4A0D8007"/>
    <w:rsid w:val="4D6DAE4D"/>
    <w:rsid w:val="4E5EA274"/>
    <w:rsid w:val="51343326"/>
    <w:rsid w:val="52975757"/>
    <w:rsid w:val="53874716"/>
    <w:rsid w:val="55755E69"/>
    <w:rsid w:val="5AA8826F"/>
    <w:rsid w:val="5B45E423"/>
    <w:rsid w:val="5D39B7C9"/>
    <w:rsid w:val="5DE4C14F"/>
    <w:rsid w:val="5E2764A8"/>
    <w:rsid w:val="60AB46A1"/>
    <w:rsid w:val="60ABB411"/>
    <w:rsid w:val="62DAC3B9"/>
    <w:rsid w:val="63B63001"/>
    <w:rsid w:val="63D62001"/>
    <w:rsid w:val="651679CA"/>
    <w:rsid w:val="65388772"/>
    <w:rsid w:val="66814FFD"/>
    <w:rsid w:val="6A26863A"/>
    <w:rsid w:val="6C6EB355"/>
    <w:rsid w:val="6CAD8132"/>
    <w:rsid w:val="71C995D6"/>
    <w:rsid w:val="7405E573"/>
    <w:rsid w:val="74463ECF"/>
    <w:rsid w:val="7646F1DF"/>
    <w:rsid w:val="76AF316C"/>
    <w:rsid w:val="7BCA56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7ADE37"/>
  <w15:docId w15:val="{E6410908-2ADB-4BCC-B187-2211037C4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70B8"/>
    <w:rPr>
      <w:rFonts w:ascii="Arial" w:hAnsi="Arial"/>
      <w:lang w:val="en-US" w:eastAsia="es-ES"/>
    </w:rPr>
  </w:style>
  <w:style w:type="paragraph" w:styleId="Heading1">
    <w:name w:val="heading 1"/>
    <w:aliases w:val="HD1"/>
    <w:basedOn w:val="Normal"/>
    <w:next w:val="BodyText"/>
    <w:link w:val="Heading1Char"/>
    <w:uiPriority w:val="9"/>
    <w:qFormat/>
    <w:rsid w:val="006670B8"/>
    <w:pPr>
      <w:keepNext/>
      <w:keepLines/>
      <w:pageBreakBefore/>
      <w:numPr>
        <w:numId w:val="1"/>
      </w:numPr>
      <w:pBdr>
        <w:top w:val="single" w:sz="48" w:space="1" w:color="ACACAC"/>
      </w:pBdr>
      <w:tabs>
        <w:tab w:val="left" w:pos="2520"/>
      </w:tabs>
      <w:spacing w:before="120" w:after="240"/>
      <w:ind w:right="720"/>
      <w:outlineLvl w:val="0"/>
    </w:pPr>
    <w:rPr>
      <w:b/>
      <w:caps/>
      <w:sz w:val="28"/>
    </w:rPr>
  </w:style>
  <w:style w:type="paragraph" w:styleId="Heading2">
    <w:name w:val="heading 2"/>
    <w:aliases w:val="HD2"/>
    <w:basedOn w:val="BodyText"/>
    <w:next w:val="BodyText"/>
    <w:link w:val="Heading2Char"/>
    <w:uiPriority w:val="9"/>
    <w:qFormat/>
    <w:rsid w:val="006670B8"/>
    <w:pPr>
      <w:keepNext/>
      <w:keepLines/>
      <w:numPr>
        <w:ilvl w:val="1"/>
        <w:numId w:val="1"/>
      </w:numPr>
      <w:pBdr>
        <w:top w:val="single" w:sz="48" w:space="1" w:color="ACACAC"/>
      </w:pBdr>
      <w:spacing w:before="240" w:line="300" w:lineRule="auto"/>
      <w:ind w:right="2835"/>
      <w:outlineLvl w:val="1"/>
    </w:pPr>
    <w:rPr>
      <w:b/>
      <w:sz w:val="28"/>
    </w:rPr>
  </w:style>
  <w:style w:type="paragraph" w:styleId="Heading3">
    <w:name w:val="heading 3"/>
    <w:basedOn w:val="BodyText"/>
    <w:next w:val="BodyText"/>
    <w:link w:val="Heading3Char"/>
    <w:uiPriority w:val="9"/>
    <w:qFormat/>
    <w:rsid w:val="006670B8"/>
    <w:pPr>
      <w:keepNext/>
      <w:keepLines/>
      <w:numPr>
        <w:ilvl w:val="2"/>
        <w:numId w:val="1"/>
      </w:numPr>
      <w:outlineLvl w:val="2"/>
    </w:pPr>
    <w:rPr>
      <w:b/>
      <w:caps/>
      <w:sz w:val="24"/>
    </w:rPr>
  </w:style>
  <w:style w:type="paragraph" w:styleId="Heading4">
    <w:name w:val="heading 4"/>
    <w:basedOn w:val="BodyText"/>
    <w:next w:val="BodyText"/>
    <w:link w:val="Heading4Char"/>
    <w:uiPriority w:val="9"/>
    <w:qFormat/>
    <w:rsid w:val="006670B8"/>
    <w:pPr>
      <w:keepNext/>
      <w:keepLines/>
      <w:numPr>
        <w:ilvl w:val="3"/>
        <w:numId w:val="1"/>
      </w:numPr>
      <w:tabs>
        <w:tab w:val="center" w:pos="6480"/>
        <w:tab w:val="right" w:pos="10440"/>
      </w:tabs>
      <w:outlineLvl w:val="3"/>
    </w:pPr>
    <w:rPr>
      <w:b/>
      <w:sz w:val="24"/>
    </w:rPr>
  </w:style>
  <w:style w:type="paragraph" w:styleId="Heading5">
    <w:name w:val="heading 5"/>
    <w:basedOn w:val="BodyText"/>
    <w:next w:val="BodyText"/>
    <w:link w:val="Heading5Char"/>
    <w:uiPriority w:val="9"/>
    <w:qFormat/>
    <w:rsid w:val="006670B8"/>
    <w:pPr>
      <w:keepNext/>
      <w:keepLines/>
      <w:numPr>
        <w:ilvl w:val="4"/>
        <w:numId w:val="1"/>
      </w:numPr>
      <w:outlineLvl w:val="4"/>
    </w:pPr>
    <w:rPr>
      <w:b/>
      <w:caps/>
    </w:rPr>
  </w:style>
  <w:style w:type="paragraph" w:styleId="Heading6">
    <w:name w:val="heading 6"/>
    <w:basedOn w:val="BodyText"/>
    <w:next w:val="BodyText"/>
    <w:link w:val="Heading6Char"/>
    <w:uiPriority w:val="9"/>
    <w:qFormat/>
    <w:rsid w:val="006670B8"/>
    <w:pPr>
      <w:keepNext/>
      <w:numPr>
        <w:ilvl w:val="5"/>
        <w:numId w:val="1"/>
      </w:numPr>
      <w:spacing w:line="300" w:lineRule="auto"/>
      <w:outlineLvl w:val="5"/>
    </w:pPr>
    <w:rPr>
      <w:b/>
    </w:rPr>
  </w:style>
  <w:style w:type="paragraph" w:styleId="Heading7">
    <w:name w:val="heading 7"/>
    <w:basedOn w:val="Normal"/>
    <w:next w:val="NormalIndent"/>
    <w:link w:val="Heading7Char"/>
    <w:uiPriority w:val="9"/>
    <w:qFormat/>
    <w:rsid w:val="006670B8"/>
    <w:pPr>
      <w:keepNext/>
      <w:numPr>
        <w:ilvl w:val="6"/>
        <w:numId w:val="1"/>
      </w:numPr>
      <w:spacing w:before="120" w:after="120" w:line="300" w:lineRule="auto"/>
      <w:outlineLvl w:val="6"/>
    </w:pPr>
    <w:rPr>
      <w:rFonts w:ascii="Times" w:hAnsi="Times"/>
      <w:i/>
    </w:rPr>
  </w:style>
  <w:style w:type="paragraph" w:styleId="Heading8">
    <w:name w:val="heading 8"/>
    <w:basedOn w:val="BodyText"/>
    <w:next w:val="BodyText"/>
    <w:link w:val="Heading8Char"/>
    <w:qFormat/>
    <w:rsid w:val="006670B8"/>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6670B8"/>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670B8"/>
    <w:pPr>
      <w:spacing w:before="120" w:after="120"/>
      <w:ind w:left="1440"/>
    </w:pPr>
  </w:style>
  <w:style w:type="paragraph" w:styleId="NormalIndent">
    <w:name w:val="Normal Indent"/>
    <w:basedOn w:val="Normal"/>
    <w:rsid w:val="006670B8"/>
    <w:pPr>
      <w:ind w:left="720"/>
    </w:pPr>
  </w:style>
  <w:style w:type="paragraph" w:styleId="TOC3">
    <w:name w:val="toc 3"/>
    <w:basedOn w:val="Normal"/>
    <w:next w:val="Normal"/>
    <w:rsid w:val="006670B8"/>
    <w:pPr>
      <w:tabs>
        <w:tab w:val="right" w:leader="dot" w:pos="10080"/>
      </w:tabs>
      <w:ind w:left="2549"/>
    </w:pPr>
  </w:style>
  <w:style w:type="paragraph" w:styleId="TOC2">
    <w:name w:val="toc 2"/>
    <w:basedOn w:val="Normal"/>
    <w:next w:val="Normal"/>
    <w:uiPriority w:val="39"/>
    <w:rsid w:val="006670B8"/>
    <w:pPr>
      <w:tabs>
        <w:tab w:val="right" w:leader="dot" w:pos="10080"/>
      </w:tabs>
      <w:ind w:left="1440"/>
    </w:pPr>
  </w:style>
  <w:style w:type="paragraph" w:styleId="Footer">
    <w:name w:val="footer"/>
    <w:basedOn w:val="Normal"/>
    <w:link w:val="FooterChar"/>
    <w:rsid w:val="006670B8"/>
    <w:pPr>
      <w:tabs>
        <w:tab w:val="right" w:pos="7920"/>
      </w:tabs>
    </w:pPr>
    <w:rPr>
      <w:sz w:val="16"/>
    </w:rPr>
  </w:style>
  <w:style w:type="paragraph" w:styleId="Header">
    <w:name w:val="header"/>
    <w:basedOn w:val="Normal"/>
    <w:link w:val="HeaderChar"/>
    <w:rsid w:val="006670B8"/>
    <w:pPr>
      <w:tabs>
        <w:tab w:val="right" w:pos="10440"/>
      </w:tabs>
    </w:pPr>
    <w:rPr>
      <w:sz w:val="16"/>
    </w:rPr>
  </w:style>
  <w:style w:type="paragraph" w:styleId="Title">
    <w:name w:val="Title"/>
    <w:basedOn w:val="Normal"/>
    <w:link w:val="TitleChar"/>
    <w:qFormat/>
    <w:rsid w:val="006670B8"/>
    <w:pPr>
      <w:keepLines/>
      <w:ind w:right="720"/>
    </w:pPr>
    <w:rPr>
      <w:sz w:val="48"/>
    </w:rPr>
  </w:style>
  <w:style w:type="paragraph" w:customStyle="1" w:styleId="TableText">
    <w:name w:val="Table Text"/>
    <w:basedOn w:val="Normal"/>
    <w:link w:val="TableTextChar"/>
    <w:rsid w:val="006670B8"/>
    <w:pPr>
      <w:keepLines/>
    </w:pPr>
    <w:rPr>
      <w:sz w:val="16"/>
    </w:rPr>
  </w:style>
  <w:style w:type="paragraph" w:customStyle="1" w:styleId="HeadingBar">
    <w:name w:val="Heading Bar"/>
    <w:basedOn w:val="Normal"/>
    <w:next w:val="Heading3"/>
    <w:rsid w:val="006670B8"/>
    <w:pPr>
      <w:keepNext/>
      <w:keepLines/>
      <w:shd w:val="solid" w:color="ACACAC" w:fill="ACACAC"/>
      <w:spacing w:before="240"/>
      <w:ind w:right="7920"/>
    </w:pPr>
    <w:rPr>
      <w:color w:val="FFFFFF"/>
      <w:sz w:val="8"/>
    </w:rPr>
  </w:style>
  <w:style w:type="paragraph" w:customStyle="1" w:styleId="TitleBar">
    <w:name w:val="Title Bar"/>
    <w:basedOn w:val="Normal"/>
    <w:rsid w:val="006670B8"/>
    <w:pPr>
      <w:keepNext/>
      <w:pageBreakBefore/>
      <w:shd w:val="solid" w:color="ACACAC" w:fill="auto"/>
      <w:spacing w:before="1680"/>
      <w:ind w:left="1440" w:right="720"/>
    </w:pPr>
    <w:rPr>
      <w:sz w:val="16"/>
    </w:rPr>
  </w:style>
  <w:style w:type="paragraph" w:customStyle="1" w:styleId="TOCHeading1">
    <w:name w:val="TOC Heading1"/>
    <w:basedOn w:val="Normal"/>
    <w:rsid w:val="006670B8"/>
    <w:pPr>
      <w:keepNext/>
      <w:pageBreakBefore/>
      <w:pBdr>
        <w:top w:val="single" w:sz="48" w:space="26" w:color="ACACAC"/>
      </w:pBdr>
      <w:spacing w:before="960" w:after="960"/>
      <w:ind w:left="1440"/>
    </w:pPr>
    <w:rPr>
      <w:sz w:val="36"/>
    </w:rPr>
  </w:style>
  <w:style w:type="character" w:customStyle="1" w:styleId="HighlightedVariable">
    <w:name w:val="Highlighted Variable"/>
    <w:rsid w:val="006670B8"/>
    <w:rPr>
      <w:color w:val="13A3F7"/>
    </w:rPr>
  </w:style>
  <w:style w:type="paragraph" w:customStyle="1" w:styleId="TableHeading">
    <w:name w:val="Table Heading"/>
    <w:basedOn w:val="TableText"/>
    <w:rsid w:val="006670B8"/>
    <w:pPr>
      <w:spacing w:before="120" w:after="120"/>
    </w:pPr>
    <w:rPr>
      <w:b/>
    </w:rPr>
  </w:style>
  <w:style w:type="character" w:styleId="PageNumber">
    <w:name w:val="page number"/>
    <w:rsid w:val="006670B8"/>
    <w:rPr>
      <w:rFonts w:ascii="Arial" w:hAnsi="Arial"/>
    </w:rPr>
  </w:style>
  <w:style w:type="paragraph" w:customStyle="1" w:styleId="RouteTitle">
    <w:name w:val="Route Title"/>
    <w:basedOn w:val="Normal"/>
    <w:rsid w:val="006670B8"/>
    <w:pPr>
      <w:keepLines/>
      <w:spacing w:after="120"/>
      <w:ind w:left="1440" w:right="720"/>
    </w:pPr>
    <w:rPr>
      <w:sz w:val="36"/>
    </w:rPr>
  </w:style>
  <w:style w:type="paragraph" w:customStyle="1" w:styleId="Title-Major">
    <w:name w:val="Title-Major"/>
    <w:basedOn w:val="Title"/>
    <w:rsid w:val="006670B8"/>
    <w:pPr>
      <w:ind w:left="1440"/>
    </w:pPr>
    <w:rPr>
      <w:smallCaps/>
    </w:rPr>
  </w:style>
  <w:style w:type="paragraph" w:customStyle="1" w:styleId="Note">
    <w:name w:val="Note"/>
    <w:basedOn w:val="BodyText"/>
    <w:rsid w:val="006670B8"/>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6670B8"/>
    <w:pPr>
      <w:keepLines/>
      <w:numPr>
        <w:numId w:val="4"/>
      </w:numPr>
      <w:tabs>
        <w:tab w:val="left" w:pos="2520"/>
      </w:tabs>
      <w:spacing w:before="60" w:after="60"/>
    </w:pPr>
  </w:style>
  <w:style w:type="paragraph" w:customStyle="1" w:styleId="Checklist">
    <w:name w:val="Checklist"/>
    <w:basedOn w:val="BodyText"/>
    <w:rsid w:val="006670B8"/>
    <w:pPr>
      <w:numPr>
        <w:numId w:val="3"/>
      </w:numPr>
    </w:pPr>
  </w:style>
  <w:style w:type="paragraph" w:customStyle="1" w:styleId="Subject">
    <w:name w:val="Subject"/>
    <w:basedOn w:val="BodyText"/>
    <w:rsid w:val="006670B8"/>
    <w:rPr>
      <w:sz w:val="48"/>
    </w:rPr>
  </w:style>
  <w:style w:type="paragraph" w:customStyle="1" w:styleId="InfoBox">
    <w:name w:val="Info Box"/>
    <w:basedOn w:val="BodyText"/>
    <w:rsid w:val="006670B8"/>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NumberList">
    <w:name w:val="Number List"/>
    <w:basedOn w:val="NumberedList"/>
    <w:rsid w:val="006670B8"/>
    <w:pPr>
      <w:numPr>
        <w:numId w:val="0"/>
      </w:numPr>
    </w:pPr>
  </w:style>
  <w:style w:type="paragraph" w:styleId="TOC1">
    <w:name w:val="toc 1"/>
    <w:basedOn w:val="Normal"/>
    <w:next w:val="Normal"/>
    <w:uiPriority w:val="39"/>
    <w:rsid w:val="006670B8"/>
    <w:pPr>
      <w:keepNext/>
      <w:tabs>
        <w:tab w:val="right" w:leader="dot" w:pos="10080"/>
      </w:tabs>
      <w:spacing w:before="240" w:after="120"/>
      <w:ind w:left="1440"/>
    </w:pPr>
    <w:rPr>
      <w:b/>
    </w:rPr>
  </w:style>
  <w:style w:type="paragraph" w:styleId="TOC4">
    <w:name w:val="toc 4"/>
    <w:basedOn w:val="Normal"/>
    <w:next w:val="Normal"/>
    <w:semiHidden/>
    <w:rsid w:val="006670B8"/>
    <w:pPr>
      <w:tabs>
        <w:tab w:val="right" w:leader="dot" w:pos="10080"/>
      </w:tabs>
      <w:ind w:left="3240"/>
    </w:pPr>
    <w:rPr>
      <w:sz w:val="18"/>
    </w:rPr>
  </w:style>
  <w:style w:type="paragraph" w:styleId="TOC5">
    <w:name w:val="toc 5"/>
    <w:basedOn w:val="Normal"/>
    <w:next w:val="Normal"/>
    <w:semiHidden/>
    <w:rsid w:val="006670B8"/>
    <w:pPr>
      <w:tabs>
        <w:tab w:val="right" w:leader="dot" w:pos="10080"/>
      </w:tabs>
      <w:ind w:left="3600"/>
    </w:pPr>
    <w:rPr>
      <w:sz w:val="18"/>
    </w:rPr>
  </w:style>
  <w:style w:type="paragraph" w:customStyle="1" w:styleId="tty132">
    <w:name w:val="tty132"/>
    <w:basedOn w:val="Normal"/>
    <w:rsid w:val="006670B8"/>
    <w:rPr>
      <w:rFonts w:ascii="Courier New" w:hAnsi="Courier New"/>
      <w:sz w:val="12"/>
    </w:rPr>
  </w:style>
  <w:style w:type="paragraph" w:customStyle="1" w:styleId="tty180">
    <w:name w:val="tty180"/>
    <w:basedOn w:val="Normal"/>
    <w:rsid w:val="006670B8"/>
    <w:pPr>
      <w:ind w:right="-720"/>
    </w:pPr>
    <w:rPr>
      <w:rFonts w:ascii="Courier New" w:hAnsi="Courier New"/>
      <w:sz w:val="8"/>
    </w:rPr>
  </w:style>
  <w:style w:type="paragraph" w:customStyle="1" w:styleId="tty80">
    <w:name w:val="tty80"/>
    <w:basedOn w:val="Normal"/>
    <w:rsid w:val="006670B8"/>
    <w:rPr>
      <w:rFonts w:ascii="Courier New" w:hAnsi="Courier New"/>
    </w:rPr>
  </w:style>
  <w:style w:type="paragraph" w:customStyle="1" w:styleId="tty80indent">
    <w:name w:val="tty80 indent"/>
    <w:basedOn w:val="tty80"/>
    <w:rsid w:val="006670B8"/>
    <w:pPr>
      <w:ind w:left="2895"/>
    </w:pPr>
  </w:style>
  <w:style w:type="paragraph" w:customStyle="1" w:styleId="NoteWide">
    <w:name w:val="Note Wide"/>
    <w:basedOn w:val="Note"/>
    <w:rsid w:val="006670B8"/>
    <w:pPr>
      <w:ind w:right="2160"/>
    </w:pPr>
  </w:style>
  <w:style w:type="table" w:styleId="TableGrid">
    <w:name w:val="Table Grid"/>
    <w:basedOn w:val="TableNormal"/>
    <w:rsid w:val="00667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6670B8"/>
    <w:pPr>
      <w:numPr>
        <w:numId w:val="2"/>
      </w:numPr>
      <w:tabs>
        <w:tab w:val="left" w:pos="2880"/>
      </w:tabs>
    </w:pPr>
  </w:style>
  <w:style w:type="paragraph" w:customStyle="1" w:styleId="Paragraph">
    <w:name w:val="Paragraph"/>
    <w:rsid w:val="006670B8"/>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6670B8"/>
    <w:pPr>
      <w:spacing w:before="70" w:after="70"/>
    </w:pPr>
    <w:rPr>
      <w:szCs w:val="21"/>
    </w:rPr>
  </w:style>
  <w:style w:type="paragraph" w:customStyle="1" w:styleId="HeadingCopyright">
    <w:name w:val="Heading Copyright"/>
    <w:basedOn w:val="Heading2"/>
    <w:next w:val="CopyrightText"/>
    <w:rsid w:val="006670B8"/>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6670B8"/>
    <w:rPr>
      <w:rFonts w:ascii="Tahoma" w:hAnsi="Tahoma" w:cs="Tahoma"/>
      <w:sz w:val="16"/>
      <w:szCs w:val="16"/>
    </w:rPr>
  </w:style>
  <w:style w:type="character" w:customStyle="1" w:styleId="BalloonTextChar">
    <w:name w:val="Balloon Text Char"/>
    <w:link w:val="BalloonText"/>
    <w:rsid w:val="006670B8"/>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6670B8"/>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6670B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basedOn w:val="Normal"/>
    <w:next w:val="Normal"/>
    <w:link w:val="SubtitleChar"/>
    <w:uiPriority w:val="11"/>
    <w:qFormat/>
    <w:rsid w:val="008305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305A9"/>
    <w:rPr>
      <w:rFonts w:asciiTheme="majorHAnsi" w:eastAsiaTheme="majorEastAsia" w:hAnsiTheme="majorHAnsi" w:cstheme="majorBidi"/>
      <w:i/>
      <w:iCs/>
      <w:color w:val="4F81BD" w:themeColor="accent1"/>
      <w:spacing w:val="15"/>
      <w:sz w:val="24"/>
      <w:szCs w:val="24"/>
      <w:lang w:val="en-US" w:eastAsia="es-ES"/>
    </w:rPr>
  </w:style>
  <w:style w:type="table" w:customStyle="1" w:styleId="InforTable0">
    <w:name w:val="Infor Table"/>
    <w:basedOn w:val="TableNormal"/>
    <w:uiPriority w:val="99"/>
    <w:rsid w:val="006670B8"/>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basedOn w:val="DefaultParagraphFont"/>
    <w:link w:val="Title"/>
    <w:rsid w:val="006670B8"/>
    <w:rPr>
      <w:rFonts w:ascii="Arial" w:hAnsi="Arial"/>
      <w:sz w:val="48"/>
      <w:lang w:val="en-US" w:eastAsia="es-ES"/>
    </w:rPr>
  </w:style>
  <w:style w:type="character" w:customStyle="1" w:styleId="BodyTextChar">
    <w:name w:val="Body Text Char"/>
    <w:basedOn w:val="DefaultParagraphFont"/>
    <w:link w:val="BodyText"/>
    <w:rsid w:val="006670B8"/>
    <w:rPr>
      <w:rFonts w:ascii="Arial" w:hAnsi="Arial"/>
      <w:lang w:val="en-US" w:eastAsia="es-ES"/>
    </w:rPr>
  </w:style>
  <w:style w:type="character" w:customStyle="1" w:styleId="FooterChar">
    <w:name w:val="Footer Char"/>
    <w:basedOn w:val="DefaultParagraphFont"/>
    <w:link w:val="Footer"/>
    <w:rsid w:val="006670B8"/>
    <w:rPr>
      <w:rFonts w:ascii="Arial" w:hAnsi="Arial"/>
      <w:sz w:val="16"/>
      <w:lang w:val="en-US" w:eastAsia="es-ES"/>
    </w:rPr>
  </w:style>
  <w:style w:type="character" w:customStyle="1" w:styleId="HeaderChar">
    <w:name w:val="Header Char"/>
    <w:basedOn w:val="DefaultParagraphFont"/>
    <w:link w:val="Header"/>
    <w:rsid w:val="006670B8"/>
    <w:rPr>
      <w:rFonts w:ascii="Arial" w:hAnsi="Arial"/>
      <w:sz w:val="16"/>
      <w:lang w:val="en-US" w:eastAsia="es-ES"/>
    </w:rPr>
  </w:style>
  <w:style w:type="character" w:customStyle="1" w:styleId="Heading1Char">
    <w:name w:val="Heading 1 Char"/>
    <w:aliases w:val="HD1 Char"/>
    <w:basedOn w:val="DefaultParagraphFont"/>
    <w:link w:val="Heading1"/>
    <w:uiPriority w:val="9"/>
    <w:rsid w:val="006670B8"/>
    <w:rPr>
      <w:rFonts w:ascii="Arial" w:hAnsi="Arial"/>
      <w:b/>
      <w:caps/>
      <w:sz w:val="28"/>
      <w:lang w:val="en-US" w:eastAsia="es-ES"/>
    </w:rPr>
  </w:style>
  <w:style w:type="character" w:customStyle="1" w:styleId="Heading2Char">
    <w:name w:val="Heading 2 Char"/>
    <w:aliases w:val="HD2 Char"/>
    <w:basedOn w:val="DefaultParagraphFont"/>
    <w:link w:val="Heading2"/>
    <w:uiPriority w:val="9"/>
    <w:rsid w:val="006670B8"/>
    <w:rPr>
      <w:rFonts w:ascii="Arial" w:hAnsi="Arial"/>
      <w:b/>
      <w:sz w:val="28"/>
      <w:lang w:val="en-US" w:eastAsia="es-ES"/>
    </w:rPr>
  </w:style>
  <w:style w:type="character" w:customStyle="1" w:styleId="Heading3Char">
    <w:name w:val="Heading 3 Char"/>
    <w:basedOn w:val="DefaultParagraphFont"/>
    <w:link w:val="Heading3"/>
    <w:uiPriority w:val="9"/>
    <w:rsid w:val="006670B8"/>
    <w:rPr>
      <w:rFonts w:ascii="Arial" w:hAnsi="Arial"/>
      <w:b/>
      <w:caps/>
      <w:sz w:val="24"/>
      <w:lang w:val="en-US" w:eastAsia="es-ES"/>
    </w:rPr>
  </w:style>
  <w:style w:type="character" w:customStyle="1" w:styleId="Heading4Char">
    <w:name w:val="Heading 4 Char"/>
    <w:basedOn w:val="DefaultParagraphFont"/>
    <w:link w:val="Heading4"/>
    <w:uiPriority w:val="9"/>
    <w:rsid w:val="006670B8"/>
    <w:rPr>
      <w:rFonts w:ascii="Arial" w:hAnsi="Arial"/>
      <w:b/>
      <w:sz w:val="24"/>
      <w:lang w:val="en-US" w:eastAsia="es-ES"/>
    </w:rPr>
  </w:style>
  <w:style w:type="character" w:customStyle="1" w:styleId="Heading5Char">
    <w:name w:val="Heading 5 Char"/>
    <w:basedOn w:val="DefaultParagraphFont"/>
    <w:link w:val="Heading5"/>
    <w:uiPriority w:val="9"/>
    <w:rsid w:val="006670B8"/>
    <w:rPr>
      <w:rFonts w:ascii="Arial" w:hAnsi="Arial"/>
      <w:b/>
      <w:caps/>
      <w:lang w:val="en-US" w:eastAsia="es-ES"/>
    </w:rPr>
  </w:style>
  <w:style w:type="character" w:customStyle="1" w:styleId="Heading6Char">
    <w:name w:val="Heading 6 Char"/>
    <w:basedOn w:val="DefaultParagraphFont"/>
    <w:link w:val="Heading6"/>
    <w:uiPriority w:val="9"/>
    <w:rsid w:val="006670B8"/>
    <w:rPr>
      <w:rFonts w:ascii="Arial" w:hAnsi="Arial"/>
      <w:b/>
      <w:lang w:val="en-US" w:eastAsia="es-ES"/>
    </w:rPr>
  </w:style>
  <w:style w:type="character" w:customStyle="1" w:styleId="Heading7Char">
    <w:name w:val="Heading 7 Char"/>
    <w:basedOn w:val="DefaultParagraphFont"/>
    <w:link w:val="Heading7"/>
    <w:uiPriority w:val="9"/>
    <w:rsid w:val="006670B8"/>
    <w:rPr>
      <w:rFonts w:ascii="Times" w:hAnsi="Times"/>
      <w:i/>
      <w:lang w:val="en-US" w:eastAsia="es-ES"/>
    </w:rPr>
  </w:style>
  <w:style w:type="character" w:customStyle="1" w:styleId="Heading8Char">
    <w:name w:val="Heading 8 Char"/>
    <w:basedOn w:val="DefaultParagraphFont"/>
    <w:link w:val="Heading8"/>
    <w:rsid w:val="006670B8"/>
    <w:rPr>
      <w:rFonts w:ascii="Arial" w:hAnsi="Arial"/>
      <w:b/>
      <w:lang w:val="en-US" w:eastAsia="es-ES"/>
    </w:rPr>
  </w:style>
  <w:style w:type="character" w:customStyle="1" w:styleId="Heading9Char">
    <w:name w:val="Heading 9 Char"/>
    <w:basedOn w:val="DefaultParagraphFont"/>
    <w:link w:val="Heading9"/>
    <w:rsid w:val="006670B8"/>
    <w:rPr>
      <w:rFonts w:ascii="Arial" w:hAnsi="Arial"/>
      <w:b/>
      <w:i/>
      <w:lang w:val="en-US" w:eastAsia="es-ES"/>
    </w:rPr>
  </w:style>
  <w:style w:type="character" w:styleId="CommentReference">
    <w:name w:val="annotation reference"/>
    <w:basedOn w:val="DefaultParagraphFont"/>
    <w:uiPriority w:val="99"/>
    <w:unhideWhenUsed/>
    <w:rsid w:val="006670B8"/>
    <w:rPr>
      <w:sz w:val="16"/>
      <w:szCs w:val="16"/>
    </w:rPr>
  </w:style>
  <w:style w:type="paragraph" w:styleId="CommentText">
    <w:name w:val="annotation text"/>
    <w:basedOn w:val="Normal"/>
    <w:link w:val="CommentTextChar"/>
    <w:uiPriority w:val="99"/>
    <w:unhideWhenUsed/>
    <w:rsid w:val="006670B8"/>
  </w:style>
  <w:style w:type="character" w:customStyle="1" w:styleId="CommentTextChar">
    <w:name w:val="Comment Text Char"/>
    <w:basedOn w:val="DefaultParagraphFont"/>
    <w:link w:val="CommentText"/>
    <w:uiPriority w:val="99"/>
    <w:rsid w:val="006670B8"/>
    <w:rPr>
      <w:rFonts w:ascii="Arial" w:hAnsi="Arial"/>
      <w:lang w:val="en-US" w:eastAsia="es-ES"/>
    </w:rPr>
  </w:style>
  <w:style w:type="paragraph" w:styleId="CommentSubject">
    <w:name w:val="annotation subject"/>
    <w:basedOn w:val="CommentText"/>
    <w:next w:val="CommentText"/>
    <w:link w:val="CommentSubjectChar"/>
    <w:uiPriority w:val="99"/>
    <w:unhideWhenUsed/>
    <w:rsid w:val="006670B8"/>
    <w:rPr>
      <w:b/>
      <w:bCs/>
    </w:rPr>
  </w:style>
  <w:style w:type="character" w:customStyle="1" w:styleId="CommentSubjectChar">
    <w:name w:val="Comment Subject Char"/>
    <w:basedOn w:val="CommentTextChar"/>
    <w:link w:val="CommentSubject"/>
    <w:uiPriority w:val="99"/>
    <w:rsid w:val="006670B8"/>
    <w:rPr>
      <w:rFonts w:ascii="Arial" w:hAnsi="Arial"/>
      <w:b/>
      <w:bCs/>
      <w:lang w:val="en-US" w:eastAsia="es-ES"/>
    </w:rPr>
  </w:style>
  <w:style w:type="paragraph" w:styleId="NormalWeb">
    <w:name w:val="Normal (Web)"/>
    <w:basedOn w:val="Normal"/>
    <w:uiPriority w:val="99"/>
    <w:unhideWhenUsed/>
    <w:rsid w:val="006670B8"/>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TOCHeading">
    <w:name w:val="TOC Heading"/>
    <w:basedOn w:val="Heading1"/>
    <w:next w:val="Normal"/>
    <w:uiPriority w:val="39"/>
    <w:semiHidden/>
    <w:unhideWhenUsed/>
    <w:qFormat/>
    <w:rsid w:val="001F61FA"/>
    <w:pPr>
      <w:pageBreakBefore w:val="0"/>
      <w:numPr>
        <w:numId w:val="0"/>
      </w:numPr>
      <w:pBdr>
        <w:top w:val="none" w:sz="0" w:space="0" w:color="auto"/>
      </w:pBdr>
      <w:tabs>
        <w:tab w:val="clear" w:pos="2520"/>
      </w:tabs>
      <w:spacing w:before="480" w:after="0" w:line="276" w:lineRule="auto"/>
      <w:ind w:right="0"/>
      <w:outlineLvl w:val="9"/>
    </w:pPr>
    <w:rPr>
      <w:rFonts w:asciiTheme="majorHAnsi" w:eastAsiaTheme="majorEastAsia" w:hAnsiTheme="majorHAnsi" w:cstheme="majorBidi"/>
      <w:bCs/>
      <w:caps w:val="0"/>
      <w:color w:val="365F91" w:themeColor="accent1" w:themeShade="BF"/>
      <w:szCs w:val="28"/>
      <w:lang w:eastAsia="ja-JP"/>
    </w:rPr>
  </w:style>
  <w:style w:type="character" w:styleId="Hyperlink">
    <w:name w:val="Hyperlink"/>
    <w:basedOn w:val="DefaultParagraphFont"/>
    <w:uiPriority w:val="99"/>
    <w:unhideWhenUsed/>
    <w:rsid w:val="001F61FA"/>
    <w:rPr>
      <w:color w:val="0000FF" w:themeColor="hyperlink"/>
      <w:u w:val="single"/>
    </w:rPr>
  </w:style>
  <w:style w:type="paragraph" w:styleId="ListParagraph">
    <w:name w:val="List Paragraph"/>
    <w:basedOn w:val="Normal"/>
    <w:uiPriority w:val="34"/>
    <w:qFormat/>
    <w:rsid w:val="00F52F62"/>
    <w:pPr>
      <w:spacing w:after="120"/>
      <w:ind w:left="720"/>
    </w:pPr>
    <w:rPr>
      <w:rFonts w:eastAsia="SimSun" w:cs="Arial"/>
      <w:lang w:val="en-AU" w:eastAsia="sv-SE"/>
    </w:rPr>
  </w:style>
  <w:style w:type="character" w:styleId="Emphasis">
    <w:name w:val="Emphasis"/>
    <w:basedOn w:val="DefaultParagraphFont"/>
    <w:qFormat/>
    <w:rsid w:val="00331E8C"/>
    <w:rPr>
      <w:i/>
      <w:iCs/>
    </w:rPr>
  </w:style>
  <w:style w:type="character" w:styleId="UnresolvedMention">
    <w:name w:val="Unresolved Mention"/>
    <w:basedOn w:val="DefaultParagraphFont"/>
    <w:uiPriority w:val="99"/>
    <w:semiHidden/>
    <w:unhideWhenUsed/>
    <w:rsid w:val="00DE032B"/>
    <w:rPr>
      <w:color w:val="605E5C"/>
      <w:shd w:val="clear" w:color="auto" w:fill="E1DFDD"/>
    </w:rPr>
  </w:style>
  <w:style w:type="paragraph" w:customStyle="1" w:styleId="FunctionalRequirement">
    <w:name w:val="Functional Requirement"/>
    <w:basedOn w:val="Heading3"/>
    <w:link w:val="FunctionalRequirementChar"/>
    <w:rsid w:val="00C24B23"/>
    <w:pPr>
      <w:framePr w:wrap="around" w:vAnchor="text" w:hAnchor="text" w:y="1"/>
      <w:numPr>
        <w:ilvl w:val="0"/>
        <w:numId w:val="8"/>
      </w:numPr>
      <w:tabs>
        <w:tab w:val="left" w:pos="1440"/>
      </w:tabs>
      <w:ind w:left="1800" w:hanging="1440"/>
    </w:pPr>
  </w:style>
  <w:style w:type="paragraph" w:customStyle="1" w:styleId="TableTitleGeorgia">
    <w:name w:val="Table Title_Georgia"/>
    <w:basedOn w:val="Normal"/>
    <w:uiPriority w:val="99"/>
    <w:qFormat/>
    <w:rsid w:val="00747A48"/>
    <w:pPr>
      <w:spacing w:after="40" w:line="200" w:lineRule="atLeast"/>
      <w:contextualSpacing/>
    </w:pPr>
    <w:rPr>
      <w:rFonts w:ascii="Georgia" w:hAnsi="Georgia" w:cs="Arial"/>
      <w:b/>
      <w:color w:val="FFFFFF"/>
      <w:szCs w:val="36"/>
      <w:lang w:val="es-ES" w:eastAsia="en-US"/>
    </w:rPr>
  </w:style>
  <w:style w:type="character" w:customStyle="1" w:styleId="FunctionalRequirementChar">
    <w:name w:val="Functional Requirement Char"/>
    <w:basedOn w:val="Heading3Char"/>
    <w:link w:val="FunctionalRequirement"/>
    <w:rsid w:val="00C24B23"/>
    <w:rPr>
      <w:rFonts w:ascii="Arial" w:hAnsi="Arial"/>
      <w:b/>
      <w:caps/>
      <w:sz w:val="24"/>
      <w:lang w:val="en-US" w:eastAsia="es-ES"/>
    </w:rPr>
  </w:style>
  <w:style w:type="paragraph" w:customStyle="1" w:styleId="TableTextGeorgia">
    <w:name w:val="Table Text_Georgia"/>
    <w:basedOn w:val="Normal"/>
    <w:uiPriority w:val="99"/>
    <w:qFormat/>
    <w:rsid w:val="00747A48"/>
    <w:pPr>
      <w:spacing w:after="40" w:line="200" w:lineRule="atLeast"/>
      <w:contextualSpacing/>
    </w:pPr>
    <w:rPr>
      <w:rFonts w:ascii="Georgia" w:hAnsi="Georgia"/>
      <w:lang w:eastAsia="en-US"/>
    </w:rPr>
  </w:style>
  <w:style w:type="paragraph" w:customStyle="1" w:styleId="FunctionalRequirements">
    <w:name w:val="Functional Requirements"/>
    <w:basedOn w:val="Heading3"/>
    <w:next w:val="BodyText"/>
    <w:link w:val="FunctionalRequirementsChar"/>
    <w:qFormat/>
    <w:rsid w:val="00E346F3"/>
    <w:pPr>
      <w:numPr>
        <w:ilvl w:val="0"/>
        <w:numId w:val="9"/>
      </w:numPr>
    </w:pPr>
  </w:style>
  <w:style w:type="character" w:customStyle="1" w:styleId="FunctionalRequirementsChar">
    <w:name w:val="Functional Requirements Char"/>
    <w:basedOn w:val="Heading3Char"/>
    <w:link w:val="FunctionalRequirements"/>
    <w:rsid w:val="00E346F3"/>
    <w:rPr>
      <w:rFonts w:ascii="Arial" w:hAnsi="Arial"/>
      <w:b/>
      <w:caps/>
      <w:sz w:val="24"/>
      <w:lang w:val="en-US" w:eastAsia="es-ES"/>
    </w:rPr>
  </w:style>
  <w:style w:type="character" w:customStyle="1" w:styleId="normaltextrun">
    <w:name w:val="normaltextrun"/>
    <w:basedOn w:val="DefaultParagraphFont"/>
    <w:rsid w:val="003C3DDA"/>
  </w:style>
  <w:style w:type="paragraph" w:customStyle="1" w:styleId="paragraph0">
    <w:name w:val="paragraph"/>
    <w:basedOn w:val="Normal"/>
    <w:rsid w:val="00D90232"/>
    <w:pPr>
      <w:spacing w:before="100" w:beforeAutospacing="1" w:after="100" w:afterAutospacing="1"/>
    </w:pPr>
    <w:rPr>
      <w:rFonts w:ascii="Times New Roman" w:hAnsi="Times New Roman"/>
      <w:sz w:val="24"/>
      <w:szCs w:val="24"/>
      <w:lang w:eastAsia="en-US"/>
    </w:rPr>
  </w:style>
  <w:style w:type="character" w:customStyle="1" w:styleId="eop">
    <w:name w:val="eop"/>
    <w:basedOn w:val="DefaultParagraphFont"/>
    <w:rsid w:val="00D90232"/>
  </w:style>
  <w:style w:type="table" w:styleId="GridTable5Dark-Accent1">
    <w:name w:val="Grid Table 5 Dark Accent 1"/>
    <w:basedOn w:val="TableNormal"/>
    <w:uiPriority w:val="50"/>
    <w:rsid w:val="002510C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cf01">
    <w:name w:val="cf01"/>
    <w:basedOn w:val="DefaultParagraphFont"/>
    <w:rsid w:val="00DA1FD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393019">
      <w:bodyDiv w:val="1"/>
      <w:marLeft w:val="0"/>
      <w:marRight w:val="0"/>
      <w:marTop w:val="0"/>
      <w:marBottom w:val="0"/>
      <w:divBdr>
        <w:top w:val="none" w:sz="0" w:space="0" w:color="auto"/>
        <w:left w:val="none" w:sz="0" w:space="0" w:color="auto"/>
        <w:bottom w:val="none" w:sz="0" w:space="0" w:color="auto"/>
        <w:right w:val="none" w:sz="0" w:space="0" w:color="auto"/>
      </w:divBdr>
    </w:div>
    <w:div w:id="147600898">
      <w:bodyDiv w:val="1"/>
      <w:marLeft w:val="0"/>
      <w:marRight w:val="0"/>
      <w:marTop w:val="0"/>
      <w:marBottom w:val="0"/>
      <w:divBdr>
        <w:top w:val="none" w:sz="0" w:space="0" w:color="auto"/>
        <w:left w:val="none" w:sz="0" w:space="0" w:color="auto"/>
        <w:bottom w:val="none" w:sz="0" w:space="0" w:color="auto"/>
        <w:right w:val="none" w:sz="0" w:space="0" w:color="auto"/>
      </w:divBdr>
    </w:div>
    <w:div w:id="205533664">
      <w:bodyDiv w:val="1"/>
      <w:marLeft w:val="0"/>
      <w:marRight w:val="0"/>
      <w:marTop w:val="0"/>
      <w:marBottom w:val="0"/>
      <w:divBdr>
        <w:top w:val="none" w:sz="0" w:space="0" w:color="auto"/>
        <w:left w:val="none" w:sz="0" w:space="0" w:color="auto"/>
        <w:bottom w:val="none" w:sz="0" w:space="0" w:color="auto"/>
        <w:right w:val="none" w:sz="0" w:space="0" w:color="auto"/>
      </w:divBdr>
    </w:div>
    <w:div w:id="384331089">
      <w:bodyDiv w:val="1"/>
      <w:marLeft w:val="0"/>
      <w:marRight w:val="0"/>
      <w:marTop w:val="0"/>
      <w:marBottom w:val="0"/>
      <w:divBdr>
        <w:top w:val="none" w:sz="0" w:space="0" w:color="auto"/>
        <w:left w:val="none" w:sz="0" w:space="0" w:color="auto"/>
        <w:bottom w:val="none" w:sz="0" w:space="0" w:color="auto"/>
        <w:right w:val="none" w:sz="0" w:space="0" w:color="auto"/>
      </w:divBdr>
    </w:div>
    <w:div w:id="723529772">
      <w:bodyDiv w:val="1"/>
      <w:marLeft w:val="0"/>
      <w:marRight w:val="0"/>
      <w:marTop w:val="0"/>
      <w:marBottom w:val="0"/>
      <w:divBdr>
        <w:top w:val="none" w:sz="0" w:space="0" w:color="auto"/>
        <w:left w:val="none" w:sz="0" w:space="0" w:color="auto"/>
        <w:bottom w:val="none" w:sz="0" w:space="0" w:color="auto"/>
        <w:right w:val="none" w:sz="0" w:space="0" w:color="auto"/>
      </w:divBdr>
    </w:div>
    <w:div w:id="834804623">
      <w:bodyDiv w:val="1"/>
      <w:marLeft w:val="0"/>
      <w:marRight w:val="0"/>
      <w:marTop w:val="0"/>
      <w:marBottom w:val="0"/>
      <w:divBdr>
        <w:top w:val="none" w:sz="0" w:space="0" w:color="auto"/>
        <w:left w:val="none" w:sz="0" w:space="0" w:color="auto"/>
        <w:bottom w:val="none" w:sz="0" w:space="0" w:color="auto"/>
        <w:right w:val="none" w:sz="0" w:space="0" w:color="auto"/>
      </w:divBdr>
    </w:div>
    <w:div w:id="1032416864">
      <w:bodyDiv w:val="1"/>
      <w:marLeft w:val="0"/>
      <w:marRight w:val="0"/>
      <w:marTop w:val="0"/>
      <w:marBottom w:val="0"/>
      <w:divBdr>
        <w:top w:val="none" w:sz="0" w:space="0" w:color="auto"/>
        <w:left w:val="none" w:sz="0" w:space="0" w:color="auto"/>
        <w:bottom w:val="none" w:sz="0" w:space="0" w:color="auto"/>
        <w:right w:val="none" w:sz="0" w:space="0" w:color="auto"/>
      </w:divBdr>
      <w:divsChild>
        <w:div w:id="91824717">
          <w:marLeft w:val="0"/>
          <w:marRight w:val="0"/>
          <w:marTop w:val="0"/>
          <w:marBottom w:val="0"/>
          <w:divBdr>
            <w:top w:val="none" w:sz="0" w:space="0" w:color="auto"/>
            <w:left w:val="none" w:sz="0" w:space="0" w:color="auto"/>
            <w:bottom w:val="none" w:sz="0" w:space="0" w:color="auto"/>
            <w:right w:val="none" w:sz="0" w:space="0" w:color="auto"/>
          </w:divBdr>
        </w:div>
        <w:div w:id="638733568">
          <w:marLeft w:val="0"/>
          <w:marRight w:val="0"/>
          <w:marTop w:val="0"/>
          <w:marBottom w:val="0"/>
          <w:divBdr>
            <w:top w:val="none" w:sz="0" w:space="0" w:color="auto"/>
            <w:left w:val="none" w:sz="0" w:space="0" w:color="auto"/>
            <w:bottom w:val="none" w:sz="0" w:space="0" w:color="auto"/>
            <w:right w:val="none" w:sz="0" w:space="0" w:color="auto"/>
          </w:divBdr>
        </w:div>
        <w:div w:id="1882866531">
          <w:marLeft w:val="0"/>
          <w:marRight w:val="0"/>
          <w:marTop w:val="0"/>
          <w:marBottom w:val="0"/>
          <w:divBdr>
            <w:top w:val="none" w:sz="0" w:space="0" w:color="auto"/>
            <w:left w:val="none" w:sz="0" w:space="0" w:color="auto"/>
            <w:bottom w:val="none" w:sz="0" w:space="0" w:color="auto"/>
            <w:right w:val="none" w:sz="0" w:space="0" w:color="auto"/>
          </w:divBdr>
        </w:div>
      </w:divsChild>
    </w:div>
    <w:div w:id="1098453866">
      <w:bodyDiv w:val="1"/>
      <w:marLeft w:val="0"/>
      <w:marRight w:val="0"/>
      <w:marTop w:val="0"/>
      <w:marBottom w:val="0"/>
      <w:divBdr>
        <w:top w:val="none" w:sz="0" w:space="0" w:color="auto"/>
        <w:left w:val="none" w:sz="0" w:space="0" w:color="auto"/>
        <w:bottom w:val="none" w:sz="0" w:space="0" w:color="auto"/>
        <w:right w:val="none" w:sz="0" w:space="0" w:color="auto"/>
      </w:divBdr>
    </w:div>
    <w:div w:id="1116488161">
      <w:bodyDiv w:val="1"/>
      <w:marLeft w:val="0"/>
      <w:marRight w:val="0"/>
      <w:marTop w:val="0"/>
      <w:marBottom w:val="0"/>
      <w:divBdr>
        <w:top w:val="none" w:sz="0" w:space="0" w:color="auto"/>
        <w:left w:val="none" w:sz="0" w:space="0" w:color="auto"/>
        <w:bottom w:val="none" w:sz="0" w:space="0" w:color="auto"/>
        <w:right w:val="none" w:sz="0" w:space="0" w:color="auto"/>
      </w:divBdr>
    </w:div>
    <w:div w:id="1116489924">
      <w:bodyDiv w:val="1"/>
      <w:marLeft w:val="0"/>
      <w:marRight w:val="0"/>
      <w:marTop w:val="0"/>
      <w:marBottom w:val="0"/>
      <w:divBdr>
        <w:top w:val="none" w:sz="0" w:space="0" w:color="auto"/>
        <w:left w:val="none" w:sz="0" w:space="0" w:color="auto"/>
        <w:bottom w:val="none" w:sz="0" w:space="0" w:color="auto"/>
        <w:right w:val="none" w:sz="0" w:space="0" w:color="auto"/>
      </w:divBdr>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171794452">
      <w:bodyDiv w:val="1"/>
      <w:marLeft w:val="0"/>
      <w:marRight w:val="0"/>
      <w:marTop w:val="0"/>
      <w:marBottom w:val="0"/>
      <w:divBdr>
        <w:top w:val="none" w:sz="0" w:space="0" w:color="auto"/>
        <w:left w:val="none" w:sz="0" w:space="0" w:color="auto"/>
        <w:bottom w:val="none" w:sz="0" w:space="0" w:color="auto"/>
        <w:right w:val="none" w:sz="0" w:space="0" w:color="auto"/>
      </w:divBdr>
    </w:div>
    <w:div w:id="1296521183">
      <w:bodyDiv w:val="1"/>
      <w:marLeft w:val="0"/>
      <w:marRight w:val="0"/>
      <w:marTop w:val="0"/>
      <w:marBottom w:val="0"/>
      <w:divBdr>
        <w:top w:val="none" w:sz="0" w:space="0" w:color="auto"/>
        <w:left w:val="none" w:sz="0" w:space="0" w:color="auto"/>
        <w:bottom w:val="none" w:sz="0" w:space="0" w:color="auto"/>
        <w:right w:val="none" w:sz="0" w:space="0" w:color="auto"/>
      </w:divBdr>
    </w:div>
    <w:div w:id="1360358203">
      <w:bodyDiv w:val="1"/>
      <w:marLeft w:val="0"/>
      <w:marRight w:val="0"/>
      <w:marTop w:val="0"/>
      <w:marBottom w:val="0"/>
      <w:divBdr>
        <w:top w:val="none" w:sz="0" w:space="0" w:color="auto"/>
        <w:left w:val="none" w:sz="0" w:space="0" w:color="auto"/>
        <w:bottom w:val="none" w:sz="0" w:space="0" w:color="auto"/>
        <w:right w:val="none" w:sz="0" w:space="0" w:color="auto"/>
      </w:divBdr>
    </w:div>
    <w:div w:id="1599824809">
      <w:bodyDiv w:val="1"/>
      <w:marLeft w:val="0"/>
      <w:marRight w:val="0"/>
      <w:marTop w:val="0"/>
      <w:marBottom w:val="0"/>
      <w:divBdr>
        <w:top w:val="none" w:sz="0" w:space="0" w:color="auto"/>
        <w:left w:val="none" w:sz="0" w:space="0" w:color="auto"/>
        <w:bottom w:val="none" w:sz="0" w:space="0" w:color="auto"/>
        <w:right w:val="none" w:sz="0" w:space="0" w:color="auto"/>
      </w:divBdr>
    </w:div>
    <w:div w:id="1643579946">
      <w:bodyDiv w:val="1"/>
      <w:marLeft w:val="0"/>
      <w:marRight w:val="0"/>
      <w:marTop w:val="0"/>
      <w:marBottom w:val="0"/>
      <w:divBdr>
        <w:top w:val="none" w:sz="0" w:space="0" w:color="auto"/>
        <w:left w:val="none" w:sz="0" w:space="0" w:color="auto"/>
        <w:bottom w:val="none" w:sz="0" w:space="0" w:color="auto"/>
        <w:right w:val="none" w:sz="0" w:space="0" w:color="auto"/>
      </w:divBdr>
    </w:div>
    <w:div w:id="1666589613">
      <w:bodyDiv w:val="1"/>
      <w:marLeft w:val="0"/>
      <w:marRight w:val="0"/>
      <w:marTop w:val="0"/>
      <w:marBottom w:val="0"/>
      <w:divBdr>
        <w:top w:val="none" w:sz="0" w:space="0" w:color="auto"/>
        <w:left w:val="none" w:sz="0" w:space="0" w:color="auto"/>
        <w:bottom w:val="none" w:sz="0" w:space="0" w:color="auto"/>
        <w:right w:val="none" w:sz="0" w:space="0" w:color="auto"/>
      </w:divBdr>
    </w:div>
    <w:div w:id="1681396317">
      <w:bodyDiv w:val="1"/>
      <w:marLeft w:val="0"/>
      <w:marRight w:val="0"/>
      <w:marTop w:val="0"/>
      <w:marBottom w:val="0"/>
      <w:divBdr>
        <w:top w:val="none" w:sz="0" w:space="0" w:color="auto"/>
        <w:left w:val="none" w:sz="0" w:space="0" w:color="auto"/>
        <w:bottom w:val="none" w:sz="0" w:space="0" w:color="auto"/>
        <w:right w:val="none" w:sz="0" w:space="0" w:color="auto"/>
      </w:divBdr>
    </w:div>
    <w:div w:id="1760760495">
      <w:bodyDiv w:val="1"/>
      <w:marLeft w:val="0"/>
      <w:marRight w:val="0"/>
      <w:marTop w:val="0"/>
      <w:marBottom w:val="0"/>
      <w:divBdr>
        <w:top w:val="none" w:sz="0" w:space="0" w:color="auto"/>
        <w:left w:val="none" w:sz="0" w:space="0" w:color="auto"/>
        <w:bottom w:val="none" w:sz="0" w:space="0" w:color="auto"/>
        <w:right w:val="none" w:sz="0" w:space="0" w:color="auto"/>
      </w:divBdr>
    </w:div>
    <w:div w:id="1816485844">
      <w:bodyDiv w:val="1"/>
      <w:marLeft w:val="0"/>
      <w:marRight w:val="0"/>
      <w:marTop w:val="0"/>
      <w:marBottom w:val="0"/>
      <w:divBdr>
        <w:top w:val="none" w:sz="0" w:space="0" w:color="auto"/>
        <w:left w:val="none" w:sz="0" w:space="0" w:color="auto"/>
        <w:bottom w:val="none" w:sz="0" w:space="0" w:color="auto"/>
        <w:right w:val="none" w:sz="0" w:space="0" w:color="auto"/>
      </w:divBdr>
    </w:div>
    <w:div w:id="1937472493">
      <w:bodyDiv w:val="1"/>
      <w:marLeft w:val="0"/>
      <w:marRight w:val="0"/>
      <w:marTop w:val="0"/>
      <w:marBottom w:val="0"/>
      <w:divBdr>
        <w:top w:val="none" w:sz="0" w:space="0" w:color="auto"/>
        <w:left w:val="none" w:sz="0" w:space="0" w:color="auto"/>
        <w:bottom w:val="none" w:sz="0" w:space="0" w:color="auto"/>
        <w:right w:val="none" w:sz="0" w:space="0" w:color="auto"/>
      </w:divBdr>
    </w:div>
    <w:div w:id="1972862126">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sChild>
        <w:div w:id="80685719">
          <w:marLeft w:val="0"/>
          <w:marRight w:val="0"/>
          <w:marTop w:val="0"/>
          <w:marBottom w:val="0"/>
          <w:divBdr>
            <w:top w:val="none" w:sz="0" w:space="0" w:color="auto"/>
            <w:left w:val="none" w:sz="0" w:space="0" w:color="auto"/>
            <w:bottom w:val="none" w:sz="0" w:space="0" w:color="auto"/>
            <w:right w:val="none" w:sz="0" w:space="0" w:color="auto"/>
          </w:divBdr>
        </w:div>
        <w:div w:id="1979912840">
          <w:marLeft w:val="0"/>
          <w:marRight w:val="0"/>
          <w:marTop w:val="0"/>
          <w:marBottom w:val="0"/>
          <w:divBdr>
            <w:top w:val="none" w:sz="0" w:space="0" w:color="auto"/>
            <w:left w:val="none" w:sz="0" w:space="0" w:color="auto"/>
            <w:bottom w:val="none" w:sz="0" w:space="0" w:color="auto"/>
            <w:right w:val="none" w:sz="0" w:space="0" w:color="auto"/>
          </w:divBdr>
        </w:div>
        <w:div w:id="20930450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34"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BOSTeam@aultman.com" TargetMode="Externa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oleObject" Target="embeddings/oleObject1.bin"/><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emf"/><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2.xml"/><Relationship Id="rId35" Type="http://schemas.openxmlformats.org/officeDocument/2006/relationships/glossaryDocument" Target="glossary/document.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image" Target="media/image13.jpg"/><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cheche\AppData\Roaming\Microsoft\Templates\inf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F2F5AE293E844058FDE5A500D9AA5B3"/>
        <w:category>
          <w:name w:val="General"/>
          <w:gallery w:val="placeholder"/>
        </w:category>
        <w:types>
          <w:type w:val="bbPlcHdr"/>
        </w:types>
        <w:behaviors>
          <w:behavior w:val="content"/>
        </w:behaviors>
        <w:guid w:val="{FD3448C4-ED67-48F0-8544-F514FF2A999C}"/>
      </w:docPartPr>
      <w:docPartBody>
        <w:p w:rsidR="008A6141" w:rsidRDefault="008A7D45">
          <w:r w:rsidRPr="00177C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TXingkai">
    <w:altName w:val="Microsoft YaHei"/>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045DF"/>
    <w:rsid w:val="000125DA"/>
    <w:rsid w:val="00025F0B"/>
    <w:rsid w:val="00026ADF"/>
    <w:rsid w:val="00077AA3"/>
    <w:rsid w:val="000B34CB"/>
    <w:rsid w:val="000F1DF8"/>
    <w:rsid w:val="00110638"/>
    <w:rsid w:val="001222C5"/>
    <w:rsid w:val="0012567E"/>
    <w:rsid w:val="00134EFF"/>
    <w:rsid w:val="00166216"/>
    <w:rsid w:val="001A5B27"/>
    <w:rsid w:val="001B6ED8"/>
    <w:rsid w:val="001D186D"/>
    <w:rsid w:val="001F5D9A"/>
    <w:rsid w:val="002261EE"/>
    <w:rsid w:val="00273A5D"/>
    <w:rsid w:val="00280C90"/>
    <w:rsid w:val="002E5EAF"/>
    <w:rsid w:val="002E7B7B"/>
    <w:rsid w:val="0030597D"/>
    <w:rsid w:val="00325313"/>
    <w:rsid w:val="00367512"/>
    <w:rsid w:val="003747FE"/>
    <w:rsid w:val="00383119"/>
    <w:rsid w:val="003865A9"/>
    <w:rsid w:val="003E2C69"/>
    <w:rsid w:val="003E2CAB"/>
    <w:rsid w:val="003F13C1"/>
    <w:rsid w:val="00401CB2"/>
    <w:rsid w:val="004121A5"/>
    <w:rsid w:val="00416E79"/>
    <w:rsid w:val="00447B79"/>
    <w:rsid w:val="0046745C"/>
    <w:rsid w:val="004809A8"/>
    <w:rsid w:val="00483AA3"/>
    <w:rsid w:val="00483AD4"/>
    <w:rsid w:val="004A4649"/>
    <w:rsid w:val="004C51E7"/>
    <w:rsid w:val="004D0A48"/>
    <w:rsid w:val="004D4A1F"/>
    <w:rsid w:val="004F6031"/>
    <w:rsid w:val="00511584"/>
    <w:rsid w:val="005250FF"/>
    <w:rsid w:val="005B346D"/>
    <w:rsid w:val="005C055D"/>
    <w:rsid w:val="005D4CAC"/>
    <w:rsid w:val="005D72BD"/>
    <w:rsid w:val="005E4E92"/>
    <w:rsid w:val="006063BF"/>
    <w:rsid w:val="00616034"/>
    <w:rsid w:val="006171FB"/>
    <w:rsid w:val="00623726"/>
    <w:rsid w:val="00647562"/>
    <w:rsid w:val="00647A52"/>
    <w:rsid w:val="00653760"/>
    <w:rsid w:val="006839CF"/>
    <w:rsid w:val="00690AAB"/>
    <w:rsid w:val="006A1132"/>
    <w:rsid w:val="006E3A39"/>
    <w:rsid w:val="006E71C3"/>
    <w:rsid w:val="006F252D"/>
    <w:rsid w:val="0070085C"/>
    <w:rsid w:val="007268BD"/>
    <w:rsid w:val="00735AC7"/>
    <w:rsid w:val="0073606F"/>
    <w:rsid w:val="00740FBC"/>
    <w:rsid w:val="00747274"/>
    <w:rsid w:val="00754F44"/>
    <w:rsid w:val="00777DB7"/>
    <w:rsid w:val="00790175"/>
    <w:rsid w:val="007A6D35"/>
    <w:rsid w:val="007B25B8"/>
    <w:rsid w:val="007F28EF"/>
    <w:rsid w:val="0086696D"/>
    <w:rsid w:val="008A6141"/>
    <w:rsid w:val="008A7D45"/>
    <w:rsid w:val="008C768C"/>
    <w:rsid w:val="008D3F35"/>
    <w:rsid w:val="00937AA3"/>
    <w:rsid w:val="00961186"/>
    <w:rsid w:val="00974C4C"/>
    <w:rsid w:val="009825B6"/>
    <w:rsid w:val="00994F1A"/>
    <w:rsid w:val="009B610E"/>
    <w:rsid w:val="00A02414"/>
    <w:rsid w:val="00A04757"/>
    <w:rsid w:val="00A049C7"/>
    <w:rsid w:val="00A15FE1"/>
    <w:rsid w:val="00A322BE"/>
    <w:rsid w:val="00A40463"/>
    <w:rsid w:val="00A86CB3"/>
    <w:rsid w:val="00AC2271"/>
    <w:rsid w:val="00AF04E1"/>
    <w:rsid w:val="00B65AF5"/>
    <w:rsid w:val="00BB2133"/>
    <w:rsid w:val="00BB7114"/>
    <w:rsid w:val="00BC0FDF"/>
    <w:rsid w:val="00BD68B1"/>
    <w:rsid w:val="00C364AF"/>
    <w:rsid w:val="00C660F1"/>
    <w:rsid w:val="00C74E24"/>
    <w:rsid w:val="00CC5C3E"/>
    <w:rsid w:val="00CF0C40"/>
    <w:rsid w:val="00D066CB"/>
    <w:rsid w:val="00D123EE"/>
    <w:rsid w:val="00D36C84"/>
    <w:rsid w:val="00D55C22"/>
    <w:rsid w:val="00D65CB8"/>
    <w:rsid w:val="00D70320"/>
    <w:rsid w:val="00DD3C9F"/>
    <w:rsid w:val="00E05648"/>
    <w:rsid w:val="00E0600F"/>
    <w:rsid w:val="00E25797"/>
    <w:rsid w:val="00E50464"/>
    <w:rsid w:val="00EA68DF"/>
    <w:rsid w:val="00EB66EC"/>
    <w:rsid w:val="00EB737B"/>
    <w:rsid w:val="00F112DE"/>
    <w:rsid w:val="00F16534"/>
    <w:rsid w:val="00F32054"/>
    <w:rsid w:val="00F45848"/>
    <w:rsid w:val="00F47B78"/>
    <w:rsid w:val="00F56F79"/>
    <w:rsid w:val="00FC2BFE"/>
    <w:rsid w:val="00FE0B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6AD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79CA502148F64792A17673794BC0D1" ma:contentTypeVersion="16" ma:contentTypeDescription="Create a new document." ma:contentTypeScope="" ma:versionID="dbf72e533c5c1c6bb119d49c942768f5">
  <xsd:schema xmlns:xsd="http://www.w3.org/2001/XMLSchema" xmlns:xs="http://www.w3.org/2001/XMLSchema" xmlns:p="http://schemas.microsoft.com/office/2006/metadata/properties" xmlns:ns2="1b1a9d9d-0c39-4e44-be43-3c80d58e773c" xmlns:ns3="3c72e7f1-0b0c-4fef-8c62-9d207e0f4ce4" targetNamespace="http://schemas.microsoft.com/office/2006/metadata/properties" ma:root="true" ma:fieldsID="6da30c3b506841bf8f63b1ba61068770" ns2:_="" ns3:_="">
    <xsd:import namespace="1b1a9d9d-0c39-4e44-be43-3c80d58e773c"/>
    <xsd:import namespace="3c72e7f1-0b0c-4fef-8c62-9d207e0f4ce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1a9d9d-0c39-4e44-be43-3c80d58e77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48401e6-9f98-44c8-bbf7-d770b932864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72e7f1-0b0c-4fef-8c62-9d207e0f4ce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29078112-2124-4019-8e93-68878ac09d93}" ma:internalName="TaxCatchAll" ma:showField="CatchAllData" ma:web="3c72e7f1-0b0c-4fef-8c62-9d207e0f4c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1a9d9d-0c39-4e44-be43-3c80d58e773c">
      <Terms xmlns="http://schemas.microsoft.com/office/infopath/2007/PartnerControls"/>
    </lcf76f155ced4ddcb4097134ff3c332f>
    <TaxCatchAll xmlns="3c72e7f1-0b0c-4fef-8c62-9d207e0f4ce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74B771-2911-40C1-8939-4B44CBA71521}">
  <ds:schemaRefs>
    <ds:schemaRef ds:uri="http://schemas.openxmlformats.org/officeDocument/2006/bibliography"/>
  </ds:schemaRefs>
</ds:datastoreItem>
</file>

<file path=customXml/itemProps2.xml><?xml version="1.0" encoding="utf-8"?>
<ds:datastoreItem xmlns:ds="http://schemas.openxmlformats.org/officeDocument/2006/customXml" ds:itemID="{934CD698-07E4-4190-8E67-04415454E1CC}"/>
</file>

<file path=customXml/itemProps3.xml><?xml version="1.0" encoding="utf-8"?>
<ds:datastoreItem xmlns:ds="http://schemas.openxmlformats.org/officeDocument/2006/customXml" ds:itemID="{3D960D5D-48DB-41BB-A7DA-5EDED2EF2E79}">
  <ds:schemaRefs>
    <ds:schemaRef ds:uri="http://schemas.microsoft.com/office/2006/metadata/properties"/>
    <ds:schemaRef ds:uri="http://schemas.microsoft.com/office/infopath/2007/PartnerControls"/>
    <ds:schemaRef ds:uri="1b1a9d9d-0c39-4e44-be43-3c80d58e773c"/>
    <ds:schemaRef ds:uri="3c72e7f1-0b0c-4fef-8c62-9d207e0f4ce4"/>
  </ds:schemaRefs>
</ds:datastoreItem>
</file>

<file path=customXml/itemProps4.xml><?xml version="1.0" encoding="utf-8"?>
<ds:datastoreItem xmlns:ds="http://schemas.openxmlformats.org/officeDocument/2006/customXml" ds:itemID="{00F994B5-BCF5-4150-BBB2-18B540F845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infor.dotm</Template>
  <TotalTime>51</TotalTime>
  <Pages>1</Pages>
  <Words>3226</Words>
  <Characters>18393</Characters>
  <Application>Microsoft Office Word</Application>
  <DocSecurity>4</DocSecurity>
  <Lines>153</Lines>
  <Paragraphs>43</Paragraphs>
  <ScaleCrop>false</ScaleCrop>
  <Company>Infor</Company>
  <LinksUpToDate>false</LinksUpToDate>
  <CharactersWithSpaces>21576</CharactersWithSpaces>
  <SharedDoc>false</SharedDoc>
  <HLinks>
    <vt:vector size="144" baseType="variant">
      <vt:variant>
        <vt:i4>6029383</vt:i4>
      </vt:variant>
      <vt:variant>
        <vt:i4>144</vt:i4>
      </vt:variant>
      <vt:variant>
        <vt:i4>0</vt:i4>
      </vt:variant>
      <vt:variant>
        <vt:i4>5</vt:i4>
      </vt:variant>
      <vt:variant>
        <vt:lpwstr/>
      </vt:variant>
      <vt:variant>
        <vt:lpwstr>_File_Location</vt:lpwstr>
      </vt:variant>
      <vt:variant>
        <vt:i4>8061009</vt:i4>
      </vt:variant>
      <vt:variant>
        <vt:i4>138</vt:i4>
      </vt:variant>
      <vt:variant>
        <vt:i4>0</vt:i4>
      </vt:variant>
      <vt:variant>
        <vt:i4>5</vt:i4>
      </vt:variant>
      <vt:variant>
        <vt:lpwstr>mailto:BOSTeam@aultman.com</vt:lpwstr>
      </vt:variant>
      <vt:variant>
        <vt:lpwstr/>
      </vt:variant>
      <vt:variant>
        <vt:i4>1572923</vt:i4>
      </vt:variant>
      <vt:variant>
        <vt:i4>131</vt:i4>
      </vt:variant>
      <vt:variant>
        <vt:i4>0</vt:i4>
      </vt:variant>
      <vt:variant>
        <vt:i4>5</vt:i4>
      </vt:variant>
      <vt:variant>
        <vt:lpwstr/>
      </vt:variant>
      <vt:variant>
        <vt:lpwstr>_Toc105578823</vt:lpwstr>
      </vt:variant>
      <vt:variant>
        <vt:i4>1572923</vt:i4>
      </vt:variant>
      <vt:variant>
        <vt:i4>125</vt:i4>
      </vt:variant>
      <vt:variant>
        <vt:i4>0</vt:i4>
      </vt:variant>
      <vt:variant>
        <vt:i4>5</vt:i4>
      </vt:variant>
      <vt:variant>
        <vt:lpwstr/>
      </vt:variant>
      <vt:variant>
        <vt:lpwstr>_Toc105578822</vt:lpwstr>
      </vt:variant>
      <vt:variant>
        <vt:i4>1572923</vt:i4>
      </vt:variant>
      <vt:variant>
        <vt:i4>119</vt:i4>
      </vt:variant>
      <vt:variant>
        <vt:i4>0</vt:i4>
      </vt:variant>
      <vt:variant>
        <vt:i4>5</vt:i4>
      </vt:variant>
      <vt:variant>
        <vt:lpwstr/>
      </vt:variant>
      <vt:variant>
        <vt:lpwstr>_Toc105578821</vt:lpwstr>
      </vt:variant>
      <vt:variant>
        <vt:i4>1572923</vt:i4>
      </vt:variant>
      <vt:variant>
        <vt:i4>113</vt:i4>
      </vt:variant>
      <vt:variant>
        <vt:i4>0</vt:i4>
      </vt:variant>
      <vt:variant>
        <vt:i4>5</vt:i4>
      </vt:variant>
      <vt:variant>
        <vt:lpwstr/>
      </vt:variant>
      <vt:variant>
        <vt:lpwstr>_Toc105578820</vt:lpwstr>
      </vt:variant>
      <vt:variant>
        <vt:i4>1769531</vt:i4>
      </vt:variant>
      <vt:variant>
        <vt:i4>107</vt:i4>
      </vt:variant>
      <vt:variant>
        <vt:i4>0</vt:i4>
      </vt:variant>
      <vt:variant>
        <vt:i4>5</vt:i4>
      </vt:variant>
      <vt:variant>
        <vt:lpwstr/>
      </vt:variant>
      <vt:variant>
        <vt:lpwstr>_Toc105578819</vt:lpwstr>
      </vt:variant>
      <vt:variant>
        <vt:i4>1769531</vt:i4>
      </vt:variant>
      <vt:variant>
        <vt:i4>101</vt:i4>
      </vt:variant>
      <vt:variant>
        <vt:i4>0</vt:i4>
      </vt:variant>
      <vt:variant>
        <vt:i4>5</vt:i4>
      </vt:variant>
      <vt:variant>
        <vt:lpwstr/>
      </vt:variant>
      <vt:variant>
        <vt:lpwstr>_Toc105578818</vt:lpwstr>
      </vt:variant>
      <vt:variant>
        <vt:i4>1769531</vt:i4>
      </vt:variant>
      <vt:variant>
        <vt:i4>95</vt:i4>
      </vt:variant>
      <vt:variant>
        <vt:i4>0</vt:i4>
      </vt:variant>
      <vt:variant>
        <vt:i4>5</vt:i4>
      </vt:variant>
      <vt:variant>
        <vt:lpwstr/>
      </vt:variant>
      <vt:variant>
        <vt:lpwstr>_Toc105578817</vt:lpwstr>
      </vt:variant>
      <vt:variant>
        <vt:i4>1769531</vt:i4>
      </vt:variant>
      <vt:variant>
        <vt:i4>89</vt:i4>
      </vt:variant>
      <vt:variant>
        <vt:i4>0</vt:i4>
      </vt:variant>
      <vt:variant>
        <vt:i4>5</vt:i4>
      </vt:variant>
      <vt:variant>
        <vt:lpwstr/>
      </vt:variant>
      <vt:variant>
        <vt:lpwstr>_Toc105578816</vt:lpwstr>
      </vt:variant>
      <vt:variant>
        <vt:i4>1769531</vt:i4>
      </vt:variant>
      <vt:variant>
        <vt:i4>83</vt:i4>
      </vt:variant>
      <vt:variant>
        <vt:i4>0</vt:i4>
      </vt:variant>
      <vt:variant>
        <vt:i4>5</vt:i4>
      </vt:variant>
      <vt:variant>
        <vt:lpwstr/>
      </vt:variant>
      <vt:variant>
        <vt:lpwstr>_Toc105578815</vt:lpwstr>
      </vt:variant>
      <vt:variant>
        <vt:i4>1769531</vt:i4>
      </vt:variant>
      <vt:variant>
        <vt:i4>77</vt:i4>
      </vt:variant>
      <vt:variant>
        <vt:i4>0</vt:i4>
      </vt:variant>
      <vt:variant>
        <vt:i4>5</vt:i4>
      </vt:variant>
      <vt:variant>
        <vt:lpwstr/>
      </vt:variant>
      <vt:variant>
        <vt:lpwstr>_Toc105578814</vt:lpwstr>
      </vt:variant>
      <vt:variant>
        <vt:i4>1769531</vt:i4>
      </vt:variant>
      <vt:variant>
        <vt:i4>71</vt:i4>
      </vt:variant>
      <vt:variant>
        <vt:i4>0</vt:i4>
      </vt:variant>
      <vt:variant>
        <vt:i4>5</vt:i4>
      </vt:variant>
      <vt:variant>
        <vt:lpwstr/>
      </vt:variant>
      <vt:variant>
        <vt:lpwstr>_Toc105578813</vt:lpwstr>
      </vt:variant>
      <vt:variant>
        <vt:i4>1769531</vt:i4>
      </vt:variant>
      <vt:variant>
        <vt:i4>65</vt:i4>
      </vt:variant>
      <vt:variant>
        <vt:i4>0</vt:i4>
      </vt:variant>
      <vt:variant>
        <vt:i4>5</vt:i4>
      </vt:variant>
      <vt:variant>
        <vt:lpwstr/>
      </vt:variant>
      <vt:variant>
        <vt:lpwstr>_Toc105578812</vt:lpwstr>
      </vt:variant>
      <vt:variant>
        <vt:i4>1769531</vt:i4>
      </vt:variant>
      <vt:variant>
        <vt:i4>59</vt:i4>
      </vt:variant>
      <vt:variant>
        <vt:i4>0</vt:i4>
      </vt:variant>
      <vt:variant>
        <vt:i4>5</vt:i4>
      </vt:variant>
      <vt:variant>
        <vt:lpwstr/>
      </vt:variant>
      <vt:variant>
        <vt:lpwstr>_Toc105578811</vt:lpwstr>
      </vt:variant>
      <vt:variant>
        <vt:i4>1769531</vt:i4>
      </vt:variant>
      <vt:variant>
        <vt:i4>53</vt:i4>
      </vt:variant>
      <vt:variant>
        <vt:i4>0</vt:i4>
      </vt:variant>
      <vt:variant>
        <vt:i4>5</vt:i4>
      </vt:variant>
      <vt:variant>
        <vt:lpwstr/>
      </vt:variant>
      <vt:variant>
        <vt:lpwstr>_Toc105578810</vt:lpwstr>
      </vt:variant>
      <vt:variant>
        <vt:i4>1703995</vt:i4>
      </vt:variant>
      <vt:variant>
        <vt:i4>47</vt:i4>
      </vt:variant>
      <vt:variant>
        <vt:i4>0</vt:i4>
      </vt:variant>
      <vt:variant>
        <vt:i4>5</vt:i4>
      </vt:variant>
      <vt:variant>
        <vt:lpwstr/>
      </vt:variant>
      <vt:variant>
        <vt:lpwstr>_Toc105578809</vt:lpwstr>
      </vt:variant>
      <vt:variant>
        <vt:i4>1703995</vt:i4>
      </vt:variant>
      <vt:variant>
        <vt:i4>41</vt:i4>
      </vt:variant>
      <vt:variant>
        <vt:i4>0</vt:i4>
      </vt:variant>
      <vt:variant>
        <vt:i4>5</vt:i4>
      </vt:variant>
      <vt:variant>
        <vt:lpwstr/>
      </vt:variant>
      <vt:variant>
        <vt:lpwstr>_Toc105578808</vt:lpwstr>
      </vt:variant>
      <vt:variant>
        <vt:i4>1703995</vt:i4>
      </vt:variant>
      <vt:variant>
        <vt:i4>35</vt:i4>
      </vt:variant>
      <vt:variant>
        <vt:i4>0</vt:i4>
      </vt:variant>
      <vt:variant>
        <vt:i4>5</vt:i4>
      </vt:variant>
      <vt:variant>
        <vt:lpwstr/>
      </vt:variant>
      <vt:variant>
        <vt:lpwstr>_Toc105578807</vt:lpwstr>
      </vt:variant>
      <vt:variant>
        <vt:i4>1703995</vt:i4>
      </vt:variant>
      <vt:variant>
        <vt:i4>29</vt:i4>
      </vt:variant>
      <vt:variant>
        <vt:i4>0</vt:i4>
      </vt:variant>
      <vt:variant>
        <vt:i4>5</vt:i4>
      </vt:variant>
      <vt:variant>
        <vt:lpwstr/>
      </vt:variant>
      <vt:variant>
        <vt:lpwstr>_Toc105578806</vt:lpwstr>
      </vt:variant>
      <vt:variant>
        <vt:i4>1703995</vt:i4>
      </vt:variant>
      <vt:variant>
        <vt:i4>23</vt:i4>
      </vt:variant>
      <vt:variant>
        <vt:i4>0</vt:i4>
      </vt:variant>
      <vt:variant>
        <vt:i4>5</vt:i4>
      </vt:variant>
      <vt:variant>
        <vt:lpwstr/>
      </vt:variant>
      <vt:variant>
        <vt:lpwstr>_Toc105578805</vt:lpwstr>
      </vt:variant>
      <vt:variant>
        <vt:i4>1703995</vt:i4>
      </vt:variant>
      <vt:variant>
        <vt:i4>17</vt:i4>
      </vt:variant>
      <vt:variant>
        <vt:i4>0</vt:i4>
      </vt:variant>
      <vt:variant>
        <vt:i4>5</vt:i4>
      </vt:variant>
      <vt:variant>
        <vt:lpwstr/>
      </vt:variant>
      <vt:variant>
        <vt:lpwstr>_Toc105578804</vt:lpwstr>
      </vt:variant>
      <vt:variant>
        <vt:i4>1703995</vt:i4>
      </vt:variant>
      <vt:variant>
        <vt:i4>11</vt:i4>
      </vt:variant>
      <vt:variant>
        <vt:i4>0</vt:i4>
      </vt:variant>
      <vt:variant>
        <vt:i4>5</vt:i4>
      </vt:variant>
      <vt:variant>
        <vt:lpwstr/>
      </vt:variant>
      <vt:variant>
        <vt:lpwstr>_Toc105578803</vt:lpwstr>
      </vt:variant>
      <vt:variant>
        <vt:i4>1703995</vt:i4>
      </vt:variant>
      <vt:variant>
        <vt:i4>5</vt:i4>
      </vt:variant>
      <vt:variant>
        <vt:i4>0</vt:i4>
      </vt:variant>
      <vt:variant>
        <vt:i4>5</vt:i4>
      </vt:variant>
      <vt:variant>
        <vt:lpwstr/>
      </vt:variant>
      <vt:variant>
        <vt:lpwstr>_Toc105578802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AULTMAN HEALTH</dc:title>
  <dc:subject/>
  <dc:creator>Infor PMO</dc:creator>
  <cp:keywords>IPM</cp:keywords>
  <dc:description>Copyright © Infor 2013</dc:description>
  <cp:lastModifiedBy>April Hope Remandaban</cp:lastModifiedBy>
  <cp:revision>420</cp:revision>
  <cp:lastPrinted>2013-08-15T23:04:00Z</cp:lastPrinted>
  <dcterms:created xsi:type="dcterms:W3CDTF">2023-02-09T08:13:00Z</dcterms:created>
  <dcterms:modified xsi:type="dcterms:W3CDTF">2024-01-19T05:17:00Z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0x0101008179CA502148F64792A17673794BC0D1</vt:lpwstr>
  </property>
  <property fmtid="{D5CDD505-2E9C-101B-9397-08002B2CF9AE}" pid="3" name="MediaServiceImageTags">
    <vt:lpwstr/>
  </property>
</Properties>
</file>